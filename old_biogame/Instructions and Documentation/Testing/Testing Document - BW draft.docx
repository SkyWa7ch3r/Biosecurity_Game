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63F" w:rsidRPr="003C0C63" w:rsidRDefault="009C12B1" w:rsidP="0006663F">
      <w:pPr>
        <w:jc w:val="center"/>
        <w:rPr>
          <w:rFonts w:cs="Times New Roman"/>
          <w:sz w:val="32"/>
          <w:szCs w:val="32"/>
        </w:rPr>
      </w:pPr>
      <w:bookmarkStart w:id="0" w:name="_Hlk479175983"/>
      <w:bookmarkEnd w:id="0"/>
      <w:r>
        <w:rPr>
          <w:rFonts w:cs="Times New Roman"/>
          <w:sz w:val="96"/>
          <w:szCs w:val="96"/>
          <w:u w:val="single"/>
        </w:rPr>
        <w:br/>
      </w:r>
      <w:r>
        <w:rPr>
          <w:rFonts w:cs="Times New Roman"/>
          <w:sz w:val="96"/>
          <w:szCs w:val="96"/>
          <w:u w:val="single"/>
        </w:rPr>
        <w:br/>
      </w:r>
      <w:r w:rsidR="0006663F" w:rsidRPr="003C0C63">
        <w:rPr>
          <w:rFonts w:cs="Times New Roman"/>
          <w:sz w:val="96"/>
          <w:szCs w:val="96"/>
          <w:u w:val="single"/>
        </w:rPr>
        <w:t>Testing Document</w:t>
      </w:r>
      <w:r w:rsidR="0006663F" w:rsidRPr="003C0C63">
        <w:rPr>
          <w:rFonts w:cs="Times New Roman"/>
          <w:sz w:val="96"/>
          <w:szCs w:val="96"/>
        </w:rPr>
        <w:br/>
      </w:r>
      <w:r w:rsidR="0006663F" w:rsidRPr="003C0C63">
        <w:rPr>
          <w:rFonts w:cs="Times New Roman"/>
          <w:i/>
          <w:sz w:val="96"/>
          <w:szCs w:val="96"/>
        </w:rPr>
        <w:t>UWA Biosecurity Game</w:t>
      </w:r>
      <w:r w:rsidR="0006663F" w:rsidRPr="003C0C63">
        <w:rPr>
          <w:rFonts w:cs="Times New Roman"/>
          <w:sz w:val="96"/>
          <w:szCs w:val="96"/>
        </w:rPr>
        <w:br/>
      </w:r>
      <w:r w:rsidR="0006663F" w:rsidRPr="003C0C63">
        <w:rPr>
          <w:rFonts w:cs="Times New Roman"/>
          <w:sz w:val="72"/>
          <w:szCs w:val="96"/>
        </w:rPr>
        <w:t>By: Joel Dunstan</w:t>
      </w:r>
      <w:r w:rsidR="0006663F" w:rsidRPr="003C0C63">
        <w:rPr>
          <w:rFonts w:cs="Times New Roman"/>
          <w:sz w:val="96"/>
          <w:szCs w:val="96"/>
        </w:rPr>
        <w:br/>
      </w:r>
      <w:r w:rsidR="0006663F" w:rsidRPr="003C0C63">
        <w:rPr>
          <w:rFonts w:cs="Times New Roman"/>
          <w:sz w:val="32"/>
          <w:szCs w:val="32"/>
        </w:rPr>
        <w:t xml:space="preserve">Email: </w:t>
      </w:r>
      <w:hyperlink r:id="rId8" w:history="1">
        <w:r w:rsidR="0006663F" w:rsidRPr="003C0C63">
          <w:rPr>
            <w:rStyle w:val="Hyperlink"/>
            <w:rFonts w:cs="Times New Roman"/>
            <w:sz w:val="32"/>
            <w:szCs w:val="32"/>
          </w:rPr>
          <w:t>jd427244@gmail.com</w:t>
        </w:r>
      </w:hyperlink>
      <w:r w:rsidR="0006663F" w:rsidRPr="003C0C63">
        <w:rPr>
          <w:rFonts w:cs="Times New Roman"/>
          <w:sz w:val="32"/>
          <w:szCs w:val="32"/>
        </w:rPr>
        <w:br/>
        <w:t>biosecurity.are.uwa.edu.au</w:t>
      </w:r>
    </w:p>
    <w:p w:rsidR="0006663F" w:rsidRPr="003C0C63" w:rsidRDefault="0006663F">
      <w:pPr>
        <w:rPr>
          <w:rFonts w:cs="Times New Roman"/>
          <w:sz w:val="32"/>
          <w:szCs w:val="32"/>
        </w:rPr>
      </w:pPr>
      <w:r w:rsidRPr="003C0C63">
        <w:rPr>
          <w:rFonts w:cs="Times New Roman"/>
          <w:sz w:val="32"/>
          <w:szCs w:val="32"/>
        </w:rPr>
        <w:br w:type="page"/>
      </w:r>
    </w:p>
    <w:sdt>
      <w:sdtPr>
        <w:rPr>
          <w:rFonts w:ascii="Times New Roman" w:eastAsiaTheme="minorHAnsi" w:hAnsi="Times New Roman" w:cs="Times New Roman"/>
          <w:color w:val="auto"/>
          <w:sz w:val="24"/>
          <w:szCs w:val="22"/>
          <w:lang w:val="en-AU"/>
        </w:rPr>
        <w:id w:val="-112142762"/>
        <w:docPartObj>
          <w:docPartGallery w:val="Table of Contents"/>
          <w:docPartUnique/>
        </w:docPartObj>
      </w:sdtPr>
      <w:sdtEndPr>
        <w:rPr>
          <w:b/>
          <w:bCs/>
          <w:noProof/>
        </w:rPr>
      </w:sdtEndPr>
      <w:sdtContent>
        <w:p w:rsidR="003C0C63" w:rsidRPr="003C0C63" w:rsidRDefault="003C0C63">
          <w:pPr>
            <w:pStyle w:val="TOCHeading"/>
            <w:rPr>
              <w:rFonts w:ascii="Times New Roman" w:hAnsi="Times New Roman" w:cs="Times New Roman"/>
            </w:rPr>
          </w:pPr>
          <w:r w:rsidRPr="003C0C63">
            <w:rPr>
              <w:rFonts w:ascii="Times New Roman" w:hAnsi="Times New Roman" w:cs="Times New Roman"/>
            </w:rPr>
            <w:t>Table of Contents</w:t>
          </w:r>
        </w:p>
        <w:p w:rsidR="00466015" w:rsidRDefault="00F629A8">
          <w:pPr>
            <w:pStyle w:val="TOC2"/>
            <w:tabs>
              <w:tab w:val="right" w:leader="dot" w:pos="9016"/>
            </w:tabs>
            <w:rPr>
              <w:rFonts w:asciiTheme="minorHAnsi" w:eastAsiaTheme="minorEastAsia" w:hAnsiTheme="minorHAnsi"/>
              <w:noProof/>
              <w:sz w:val="22"/>
              <w:lang w:eastAsia="en-AU"/>
            </w:rPr>
          </w:pPr>
          <w:r>
            <w:rPr>
              <w:rFonts w:cs="Times New Roman"/>
            </w:rPr>
            <w:fldChar w:fldCharType="begin"/>
          </w:r>
          <w:r>
            <w:rPr>
              <w:rFonts w:cs="Times New Roman"/>
            </w:rPr>
            <w:instrText xml:space="preserve"> TOC \o "1-3" \h \z \u </w:instrText>
          </w:r>
          <w:r>
            <w:rPr>
              <w:rFonts w:cs="Times New Roman"/>
            </w:rPr>
            <w:fldChar w:fldCharType="separate"/>
          </w:r>
          <w:hyperlink w:anchor="_Toc481344785" w:history="1">
            <w:r w:rsidR="00466015" w:rsidRPr="00E31198">
              <w:rPr>
                <w:rStyle w:val="Hyperlink"/>
                <w:rFonts w:eastAsia="Times New Roman" w:cs="Times New Roman"/>
                <w:noProof/>
                <w:lang w:eastAsia="en-AU"/>
              </w:rPr>
              <w:t>Objectives and Test Summary</w:t>
            </w:r>
            <w:r w:rsidR="00466015">
              <w:rPr>
                <w:noProof/>
                <w:webHidden/>
              </w:rPr>
              <w:tab/>
            </w:r>
            <w:r w:rsidR="00466015">
              <w:rPr>
                <w:noProof/>
                <w:webHidden/>
              </w:rPr>
              <w:fldChar w:fldCharType="begin"/>
            </w:r>
            <w:r w:rsidR="00466015">
              <w:rPr>
                <w:noProof/>
                <w:webHidden/>
              </w:rPr>
              <w:instrText xml:space="preserve"> PAGEREF _Toc481344785 \h </w:instrText>
            </w:r>
            <w:r w:rsidR="00466015">
              <w:rPr>
                <w:noProof/>
                <w:webHidden/>
              </w:rPr>
            </w:r>
            <w:r w:rsidR="00466015">
              <w:rPr>
                <w:noProof/>
                <w:webHidden/>
              </w:rPr>
              <w:fldChar w:fldCharType="separate"/>
            </w:r>
            <w:r w:rsidR="00466015">
              <w:rPr>
                <w:noProof/>
                <w:webHidden/>
              </w:rPr>
              <w:t>3</w:t>
            </w:r>
            <w:r w:rsidR="00466015">
              <w:rPr>
                <w:noProof/>
                <w:webHidden/>
              </w:rPr>
              <w:fldChar w:fldCharType="end"/>
            </w:r>
          </w:hyperlink>
        </w:p>
        <w:p w:rsidR="00466015" w:rsidRDefault="00196135">
          <w:pPr>
            <w:pStyle w:val="TOC2"/>
            <w:tabs>
              <w:tab w:val="right" w:leader="dot" w:pos="9016"/>
            </w:tabs>
            <w:rPr>
              <w:rFonts w:asciiTheme="minorHAnsi" w:eastAsiaTheme="minorEastAsia" w:hAnsiTheme="minorHAnsi"/>
              <w:noProof/>
              <w:sz w:val="22"/>
              <w:lang w:eastAsia="en-AU"/>
            </w:rPr>
          </w:pPr>
          <w:hyperlink w:anchor="_Toc481344786" w:history="1">
            <w:r w:rsidR="00466015" w:rsidRPr="00E31198">
              <w:rPr>
                <w:rStyle w:val="Hyperlink"/>
                <w:rFonts w:eastAsia="Times New Roman" w:cs="Times New Roman"/>
                <w:noProof/>
                <w:lang w:eastAsia="en-AU"/>
              </w:rPr>
              <w:t>Testing Strategy</w:t>
            </w:r>
            <w:r w:rsidR="00466015">
              <w:rPr>
                <w:noProof/>
                <w:webHidden/>
              </w:rPr>
              <w:tab/>
            </w:r>
            <w:r w:rsidR="00466015">
              <w:rPr>
                <w:noProof/>
                <w:webHidden/>
              </w:rPr>
              <w:fldChar w:fldCharType="begin"/>
            </w:r>
            <w:r w:rsidR="00466015">
              <w:rPr>
                <w:noProof/>
                <w:webHidden/>
              </w:rPr>
              <w:instrText xml:space="preserve"> PAGEREF _Toc481344786 \h </w:instrText>
            </w:r>
            <w:r w:rsidR="00466015">
              <w:rPr>
                <w:noProof/>
                <w:webHidden/>
              </w:rPr>
            </w:r>
            <w:r w:rsidR="00466015">
              <w:rPr>
                <w:noProof/>
                <w:webHidden/>
              </w:rPr>
              <w:fldChar w:fldCharType="separate"/>
            </w:r>
            <w:r w:rsidR="00466015">
              <w:rPr>
                <w:noProof/>
                <w:webHidden/>
              </w:rPr>
              <w:t>3</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787" w:history="1">
            <w:r w:rsidR="00466015" w:rsidRPr="00E31198">
              <w:rPr>
                <w:rStyle w:val="Hyperlink"/>
                <w:noProof/>
              </w:rPr>
              <w:t>Automated Testing</w:t>
            </w:r>
            <w:r w:rsidR="00466015">
              <w:rPr>
                <w:noProof/>
                <w:webHidden/>
              </w:rPr>
              <w:tab/>
            </w:r>
            <w:r w:rsidR="00466015">
              <w:rPr>
                <w:noProof/>
                <w:webHidden/>
              </w:rPr>
              <w:fldChar w:fldCharType="begin"/>
            </w:r>
            <w:r w:rsidR="00466015">
              <w:rPr>
                <w:noProof/>
                <w:webHidden/>
              </w:rPr>
              <w:instrText xml:space="preserve"> PAGEREF _Toc481344787 \h </w:instrText>
            </w:r>
            <w:r w:rsidR="00466015">
              <w:rPr>
                <w:noProof/>
                <w:webHidden/>
              </w:rPr>
            </w:r>
            <w:r w:rsidR="00466015">
              <w:rPr>
                <w:noProof/>
                <w:webHidden/>
              </w:rPr>
              <w:fldChar w:fldCharType="separate"/>
            </w:r>
            <w:r w:rsidR="00466015">
              <w:rPr>
                <w:noProof/>
                <w:webHidden/>
              </w:rPr>
              <w:t>3</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788" w:history="1">
            <w:r w:rsidR="00466015" w:rsidRPr="00E31198">
              <w:rPr>
                <w:rStyle w:val="Hyperlink"/>
                <w:noProof/>
              </w:rPr>
              <w:t>Hardware and Manual Testing</w:t>
            </w:r>
            <w:r w:rsidR="00466015">
              <w:rPr>
                <w:noProof/>
                <w:webHidden/>
              </w:rPr>
              <w:tab/>
            </w:r>
            <w:r w:rsidR="00466015">
              <w:rPr>
                <w:noProof/>
                <w:webHidden/>
              </w:rPr>
              <w:fldChar w:fldCharType="begin"/>
            </w:r>
            <w:r w:rsidR="00466015">
              <w:rPr>
                <w:noProof/>
                <w:webHidden/>
              </w:rPr>
              <w:instrText xml:space="preserve"> PAGEREF _Toc481344788 \h </w:instrText>
            </w:r>
            <w:r w:rsidR="00466015">
              <w:rPr>
                <w:noProof/>
                <w:webHidden/>
              </w:rPr>
            </w:r>
            <w:r w:rsidR="00466015">
              <w:rPr>
                <w:noProof/>
                <w:webHidden/>
              </w:rPr>
              <w:fldChar w:fldCharType="separate"/>
            </w:r>
            <w:r w:rsidR="00466015">
              <w:rPr>
                <w:noProof/>
                <w:webHidden/>
              </w:rPr>
              <w:t>5</w:t>
            </w:r>
            <w:r w:rsidR="00466015">
              <w:rPr>
                <w:noProof/>
                <w:webHidden/>
              </w:rPr>
              <w:fldChar w:fldCharType="end"/>
            </w:r>
          </w:hyperlink>
        </w:p>
        <w:p w:rsidR="00466015" w:rsidRDefault="00196135">
          <w:pPr>
            <w:pStyle w:val="TOC2"/>
            <w:tabs>
              <w:tab w:val="right" w:leader="dot" w:pos="9016"/>
            </w:tabs>
            <w:rPr>
              <w:rFonts w:asciiTheme="minorHAnsi" w:eastAsiaTheme="minorEastAsia" w:hAnsiTheme="minorHAnsi"/>
              <w:noProof/>
              <w:sz w:val="22"/>
              <w:lang w:eastAsia="en-AU"/>
            </w:rPr>
          </w:pPr>
          <w:hyperlink w:anchor="_Toc481344789" w:history="1">
            <w:r w:rsidR="00466015" w:rsidRPr="00E31198">
              <w:rPr>
                <w:rStyle w:val="Hyperlink"/>
                <w:noProof/>
              </w:rPr>
              <w:t>Test 1: The Frequency of Outbreaks</w:t>
            </w:r>
            <w:r w:rsidR="00466015">
              <w:rPr>
                <w:noProof/>
                <w:webHidden/>
              </w:rPr>
              <w:tab/>
            </w:r>
            <w:r w:rsidR="00466015">
              <w:rPr>
                <w:noProof/>
                <w:webHidden/>
              </w:rPr>
              <w:fldChar w:fldCharType="begin"/>
            </w:r>
            <w:r w:rsidR="00466015">
              <w:rPr>
                <w:noProof/>
                <w:webHidden/>
              </w:rPr>
              <w:instrText xml:space="preserve"> PAGEREF _Toc481344789 \h </w:instrText>
            </w:r>
            <w:r w:rsidR="00466015">
              <w:rPr>
                <w:noProof/>
                <w:webHidden/>
              </w:rPr>
            </w:r>
            <w:r w:rsidR="00466015">
              <w:rPr>
                <w:noProof/>
                <w:webHidden/>
              </w:rPr>
              <w:fldChar w:fldCharType="separate"/>
            </w:r>
            <w:r w:rsidR="00466015">
              <w:rPr>
                <w:noProof/>
                <w:webHidden/>
              </w:rPr>
              <w:t>5</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790" w:history="1">
            <w:r w:rsidR="00466015" w:rsidRPr="00E31198">
              <w:rPr>
                <w:rStyle w:val="Hyperlink"/>
                <w:noProof/>
              </w:rPr>
              <w:t>How an Outbreak is Determined</w:t>
            </w:r>
            <w:r w:rsidR="00466015">
              <w:rPr>
                <w:noProof/>
                <w:webHidden/>
              </w:rPr>
              <w:tab/>
            </w:r>
            <w:r w:rsidR="00466015">
              <w:rPr>
                <w:noProof/>
                <w:webHidden/>
              </w:rPr>
              <w:fldChar w:fldCharType="begin"/>
            </w:r>
            <w:r w:rsidR="00466015">
              <w:rPr>
                <w:noProof/>
                <w:webHidden/>
              </w:rPr>
              <w:instrText xml:space="preserve"> PAGEREF _Toc481344790 \h </w:instrText>
            </w:r>
            <w:r w:rsidR="00466015">
              <w:rPr>
                <w:noProof/>
                <w:webHidden/>
              </w:rPr>
            </w:r>
            <w:r w:rsidR="00466015">
              <w:rPr>
                <w:noProof/>
                <w:webHidden/>
              </w:rPr>
              <w:fldChar w:fldCharType="separate"/>
            </w:r>
            <w:r w:rsidR="00466015">
              <w:rPr>
                <w:noProof/>
                <w:webHidden/>
              </w:rPr>
              <w:t>6</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791" w:history="1">
            <w:r w:rsidR="00466015" w:rsidRPr="00E31198">
              <w:rPr>
                <w:rStyle w:val="Hyperlink"/>
                <w:noProof/>
              </w:rPr>
              <w:t>Test Specification</w:t>
            </w:r>
            <w:r w:rsidR="00466015">
              <w:rPr>
                <w:noProof/>
                <w:webHidden/>
              </w:rPr>
              <w:tab/>
            </w:r>
            <w:r w:rsidR="00466015">
              <w:rPr>
                <w:noProof/>
                <w:webHidden/>
              </w:rPr>
              <w:fldChar w:fldCharType="begin"/>
            </w:r>
            <w:r w:rsidR="00466015">
              <w:rPr>
                <w:noProof/>
                <w:webHidden/>
              </w:rPr>
              <w:instrText xml:space="preserve"> PAGEREF _Toc481344791 \h </w:instrText>
            </w:r>
            <w:r w:rsidR="00466015">
              <w:rPr>
                <w:noProof/>
                <w:webHidden/>
              </w:rPr>
            </w:r>
            <w:r w:rsidR="00466015">
              <w:rPr>
                <w:noProof/>
                <w:webHidden/>
              </w:rPr>
              <w:fldChar w:fldCharType="separate"/>
            </w:r>
            <w:r w:rsidR="00466015">
              <w:rPr>
                <w:noProof/>
                <w:webHidden/>
              </w:rPr>
              <w:t>7</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792" w:history="1">
            <w:r w:rsidR="00466015" w:rsidRPr="00E31198">
              <w:rPr>
                <w:rStyle w:val="Hyperlink"/>
                <w:noProof/>
              </w:rPr>
              <w:t>Test Description</w:t>
            </w:r>
            <w:r w:rsidR="00466015">
              <w:rPr>
                <w:noProof/>
                <w:webHidden/>
              </w:rPr>
              <w:tab/>
            </w:r>
            <w:r w:rsidR="00466015">
              <w:rPr>
                <w:noProof/>
                <w:webHidden/>
              </w:rPr>
              <w:fldChar w:fldCharType="begin"/>
            </w:r>
            <w:r w:rsidR="00466015">
              <w:rPr>
                <w:noProof/>
                <w:webHidden/>
              </w:rPr>
              <w:instrText xml:space="preserve"> PAGEREF _Toc481344792 \h </w:instrText>
            </w:r>
            <w:r w:rsidR="00466015">
              <w:rPr>
                <w:noProof/>
                <w:webHidden/>
              </w:rPr>
            </w:r>
            <w:r w:rsidR="00466015">
              <w:rPr>
                <w:noProof/>
                <w:webHidden/>
              </w:rPr>
              <w:fldChar w:fldCharType="separate"/>
            </w:r>
            <w:r w:rsidR="00466015">
              <w:rPr>
                <w:noProof/>
                <w:webHidden/>
              </w:rPr>
              <w:t>7</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793" w:history="1">
            <w:r w:rsidR="00466015" w:rsidRPr="00E31198">
              <w:rPr>
                <w:rStyle w:val="Hyperlink"/>
                <w:noProof/>
              </w:rPr>
              <w:t>Test Analysis Report</w:t>
            </w:r>
            <w:r w:rsidR="00466015">
              <w:rPr>
                <w:noProof/>
                <w:webHidden/>
              </w:rPr>
              <w:tab/>
            </w:r>
            <w:r w:rsidR="00466015">
              <w:rPr>
                <w:noProof/>
                <w:webHidden/>
              </w:rPr>
              <w:fldChar w:fldCharType="begin"/>
            </w:r>
            <w:r w:rsidR="00466015">
              <w:rPr>
                <w:noProof/>
                <w:webHidden/>
              </w:rPr>
              <w:instrText xml:space="preserve"> PAGEREF _Toc481344793 \h </w:instrText>
            </w:r>
            <w:r w:rsidR="00466015">
              <w:rPr>
                <w:noProof/>
                <w:webHidden/>
              </w:rPr>
            </w:r>
            <w:r w:rsidR="00466015">
              <w:rPr>
                <w:noProof/>
                <w:webHidden/>
              </w:rPr>
              <w:fldChar w:fldCharType="separate"/>
            </w:r>
            <w:r w:rsidR="00466015">
              <w:rPr>
                <w:noProof/>
                <w:webHidden/>
              </w:rPr>
              <w:t>8</w:t>
            </w:r>
            <w:r w:rsidR="00466015">
              <w:rPr>
                <w:noProof/>
                <w:webHidden/>
              </w:rPr>
              <w:fldChar w:fldCharType="end"/>
            </w:r>
          </w:hyperlink>
        </w:p>
        <w:p w:rsidR="00466015" w:rsidRDefault="00196135">
          <w:pPr>
            <w:pStyle w:val="TOC2"/>
            <w:tabs>
              <w:tab w:val="right" w:leader="dot" w:pos="9016"/>
            </w:tabs>
            <w:rPr>
              <w:rFonts w:asciiTheme="minorHAnsi" w:eastAsiaTheme="minorEastAsia" w:hAnsiTheme="minorHAnsi"/>
              <w:noProof/>
              <w:sz w:val="22"/>
              <w:lang w:eastAsia="en-AU"/>
            </w:rPr>
          </w:pPr>
          <w:hyperlink w:anchor="_Toc481344794" w:history="1">
            <w:r w:rsidR="00466015" w:rsidRPr="00E31198">
              <w:rPr>
                <w:rStyle w:val="Hyperlink"/>
                <w:noProof/>
              </w:rPr>
              <w:t>Test 2 – Automated Command Line Testing</w:t>
            </w:r>
            <w:r w:rsidR="00466015">
              <w:rPr>
                <w:noProof/>
                <w:webHidden/>
              </w:rPr>
              <w:tab/>
            </w:r>
            <w:r w:rsidR="00466015">
              <w:rPr>
                <w:noProof/>
                <w:webHidden/>
              </w:rPr>
              <w:fldChar w:fldCharType="begin"/>
            </w:r>
            <w:r w:rsidR="00466015">
              <w:rPr>
                <w:noProof/>
                <w:webHidden/>
              </w:rPr>
              <w:instrText xml:space="preserve"> PAGEREF _Toc481344794 \h </w:instrText>
            </w:r>
            <w:r w:rsidR="00466015">
              <w:rPr>
                <w:noProof/>
                <w:webHidden/>
              </w:rPr>
            </w:r>
            <w:r w:rsidR="00466015">
              <w:rPr>
                <w:noProof/>
                <w:webHidden/>
              </w:rPr>
              <w:fldChar w:fldCharType="separate"/>
            </w:r>
            <w:r w:rsidR="00466015">
              <w:rPr>
                <w:noProof/>
                <w:webHidden/>
              </w:rPr>
              <w:t>12</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795" w:history="1">
            <w:r w:rsidR="00466015" w:rsidRPr="00E31198">
              <w:rPr>
                <w:rStyle w:val="Hyperlink"/>
                <w:noProof/>
              </w:rPr>
              <w:t>Test Specification</w:t>
            </w:r>
            <w:r w:rsidR="00466015">
              <w:rPr>
                <w:noProof/>
                <w:webHidden/>
              </w:rPr>
              <w:tab/>
            </w:r>
            <w:r w:rsidR="00466015">
              <w:rPr>
                <w:noProof/>
                <w:webHidden/>
              </w:rPr>
              <w:fldChar w:fldCharType="begin"/>
            </w:r>
            <w:r w:rsidR="00466015">
              <w:rPr>
                <w:noProof/>
                <w:webHidden/>
              </w:rPr>
              <w:instrText xml:space="preserve"> PAGEREF _Toc481344795 \h </w:instrText>
            </w:r>
            <w:r w:rsidR="00466015">
              <w:rPr>
                <w:noProof/>
                <w:webHidden/>
              </w:rPr>
            </w:r>
            <w:r w:rsidR="00466015">
              <w:rPr>
                <w:noProof/>
                <w:webHidden/>
              </w:rPr>
              <w:fldChar w:fldCharType="separate"/>
            </w:r>
            <w:r w:rsidR="00466015">
              <w:rPr>
                <w:noProof/>
                <w:webHidden/>
              </w:rPr>
              <w:t>12</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796" w:history="1">
            <w:r w:rsidR="00466015" w:rsidRPr="00E31198">
              <w:rPr>
                <w:rStyle w:val="Hyperlink"/>
                <w:noProof/>
              </w:rPr>
              <w:t>Test Description</w:t>
            </w:r>
            <w:r w:rsidR="00466015">
              <w:rPr>
                <w:noProof/>
                <w:webHidden/>
              </w:rPr>
              <w:tab/>
            </w:r>
            <w:r w:rsidR="00466015">
              <w:rPr>
                <w:noProof/>
                <w:webHidden/>
              </w:rPr>
              <w:fldChar w:fldCharType="begin"/>
            </w:r>
            <w:r w:rsidR="00466015">
              <w:rPr>
                <w:noProof/>
                <w:webHidden/>
              </w:rPr>
              <w:instrText xml:space="preserve"> PAGEREF _Toc481344796 \h </w:instrText>
            </w:r>
            <w:r w:rsidR="00466015">
              <w:rPr>
                <w:noProof/>
                <w:webHidden/>
              </w:rPr>
            </w:r>
            <w:r w:rsidR="00466015">
              <w:rPr>
                <w:noProof/>
                <w:webHidden/>
              </w:rPr>
              <w:fldChar w:fldCharType="separate"/>
            </w:r>
            <w:r w:rsidR="00466015">
              <w:rPr>
                <w:noProof/>
                <w:webHidden/>
              </w:rPr>
              <w:t>12</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797" w:history="1">
            <w:r w:rsidR="00466015" w:rsidRPr="00E31198">
              <w:rPr>
                <w:rStyle w:val="Hyperlink"/>
                <w:noProof/>
              </w:rPr>
              <w:t>Test Analysis Report</w:t>
            </w:r>
            <w:r w:rsidR="00466015">
              <w:rPr>
                <w:noProof/>
                <w:webHidden/>
              </w:rPr>
              <w:tab/>
            </w:r>
            <w:r w:rsidR="00466015">
              <w:rPr>
                <w:noProof/>
                <w:webHidden/>
              </w:rPr>
              <w:fldChar w:fldCharType="begin"/>
            </w:r>
            <w:r w:rsidR="00466015">
              <w:rPr>
                <w:noProof/>
                <w:webHidden/>
              </w:rPr>
              <w:instrText xml:space="preserve"> PAGEREF _Toc481344797 \h </w:instrText>
            </w:r>
            <w:r w:rsidR="00466015">
              <w:rPr>
                <w:noProof/>
                <w:webHidden/>
              </w:rPr>
            </w:r>
            <w:r w:rsidR="00466015">
              <w:rPr>
                <w:noProof/>
                <w:webHidden/>
              </w:rPr>
              <w:fldChar w:fldCharType="separate"/>
            </w:r>
            <w:r w:rsidR="00466015">
              <w:rPr>
                <w:noProof/>
                <w:webHidden/>
              </w:rPr>
              <w:t>13</w:t>
            </w:r>
            <w:r w:rsidR="00466015">
              <w:rPr>
                <w:noProof/>
                <w:webHidden/>
              </w:rPr>
              <w:fldChar w:fldCharType="end"/>
            </w:r>
          </w:hyperlink>
        </w:p>
        <w:p w:rsidR="00466015" w:rsidRDefault="00196135">
          <w:pPr>
            <w:pStyle w:val="TOC2"/>
            <w:tabs>
              <w:tab w:val="right" w:leader="dot" w:pos="9016"/>
            </w:tabs>
            <w:rPr>
              <w:rFonts w:asciiTheme="minorHAnsi" w:eastAsiaTheme="minorEastAsia" w:hAnsiTheme="minorHAnsi"/>
              <w:noProof/>
              <w:sz w:val="22"/>
              <w:lang w:eastAsia="en-AU"/>
            </w:rPr>
          </w:pPr>
          <w:hyperlink w:anchor="_Toc481344798" w:history="1">
            <w:r w:rsidR="00466015" w:rsidRPr="00E31198">
              <w:rPr>
                <w:rStyle w:val="Hyperlink"/>
                <w:noProof/>
              </w:rPr>
              <w:t>Test 3 – Automated Browser Bot Testing</w:t>
            </w:r>
            <w:r w:rsidR="00466015">
              <w:rPr>
                <w:noProof/>
                <w:webHidden/>
              </w:rPr>
              <w:tab/>
            </w:r>
            <w:r w:rsidR="00466015">
              <w:rPr>
                <w:noProof/>
                <w:webHidden/>
              </w:rPr>
              <w:fldChar w:fldCharType="begin"/>
            </w:r>
            <w:r w:rsidR="00466015">
              <w:rPr>
                <w:noProof/>
                <w:webHidden/>
              </w:rPr>
              <w:instrText xml:space="preserve"> PAGEREF _Toc481344798 \h </w:instrText>
            </w:r>
            <w:r w:rsidR="00466015">
              <w:rPr>
                <w:noProof/>
                <w:webHidden/>
              </w:rPr>
            </w:r>
            <w:r w:rsidR="00466015">
              <w:rPr>
                <w:noProof/>
                <w:webHidden/>
              </w:rPr>
              <w:fldChar w:fldCharType="separate"/>
            </w:r>
            <w:r w:rsidR="00466015">
              <w:rPr>
                <w:noProof/>
                <w:webHidden/>
              </w:rPr>
              <w:t>17</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799" w:history="1">
            <w:r w:rsidR="00466015" w:rsidRPr="00E31198">
              <w:rPr>
                <w:rStyle w:val="Hyperlink"/>
                <w:noProof/>
              </w:rPr>
              <w:t>Test Specification</w:t>
            </w:r>
            <w:r w:rsidR="00466015">
              <w:rPr>
                <w:noProof/>
                <w:webHidden/>
              </w:rPr>
              <w:tab/>
            </w:r>
            <w:r w:rsidR="00466015">
              <w:rPr>
                <w:noProof/>
                <w:webHidden/>
              </w:rPr>
              <w:fldChar w:fldCharType="begin"/>
            </w:r>
            <w:r w:rsidR="00466015">
              <w:rPr>
                <w:noProof/>
                <w:webHidden/>
              </w:rPr>
              <w:instrText xml:space="preserve"> PAGEREF _Toc481344799 \h </w:instrText>
            </w:r>
            <w:r w:rsidR="00466015">
              <w:rPr>
                <w:noProof/>
                <w:webHidden/>
              </w:rPr>
            </w:r>
            <w:r w:rsidR="00466015">
              <w:rPr>
                <w:noProof/>
                <w:webHidden/>
              </w:rPr>
              <w:fldChar w:fldCharType="separate"/>
            </w:r>
            <w:r w:rsidR="00466015">
              <w:rPr>
                <w:noProof/>
                <w:webHidden/>
              </w:rPr>
              <w:t>17</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800" w:history="1">
            <w:r w:rsidR="00466015" w:rsidRPr="00E31198">
              <w:rPr>
                <w:rStyle w:val="Hyperlink"/>
                <w:noProof/>
              </w:rPr>
              <w:t>Test Description</w:t>
            </w:r>
            <w:r w:rsidR="00466015">
              <w:rPr>
                <w:noProof/>
                <w:webHidden/>
              </w:rPr>
              <w:tab/>
            </w:r>
            <w:r w:rsidR="00466015">
              <w:rPr>
                <w:noProof/>
                <w:webHidden/>
              </w:rPr>
              <w:fldChar w:fldCharType="begin"/>
            </w:r>
            <w:r w:rsidR="00466015">
              <w:rPr>
                <w:noProof/>
                <w:webHidden/>
              </w:rPr>
              <w:instrText xml:space="preserve"> PAGEREF _Toc481344800 \h </w:instrText>
            </w:r>
            <w:r w:rsidR="00466015">
              <w:rPr>
                <w:noProof/>
                <w:webHidden/>
              </w:rPr>
            </w:r>
            <w:r w:rsidR="00466015">
              <w:rPr>
                <w:noProof/>
                <w:webHidden/>
              </w:rPr>
              <w:fldChar w:fldCharType="separate"/>
            </w:r>
            <w:r w:rsidR="00466015">
              <w:rPr>
                <w:noProof/>
                <w:webHidden/>
              </w:rPr>
              <w:t>17</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801" w:history="1">
            <w:r w:rsidR="00466015" w:rsidRPr="00E31198">
              <w:rPr>
                <w:rStyle w:val="Hyperlink"/>
                <w:noProof/>
              </w:rPr>
              <w:t>Test Analysis Report</w:t>
            </w:r>
            <w:r w:rsidR="00466015">
              <w:rPr>
                <w:noProof/>
                <w:webHidden/>
              </w:rPr>
              <w:tab/>
            </w:r>
            <w:r w:rsidR="00466015">
              <w:rPr>
                <w:noProof/>
                <w:webHidden/>
              </w:rPr>
              <w:fldChar w:fldCharType="begin"/>
            </w:r>
            <w:r w:rsidR="00466015">
              <w:rPr>
                <w:noProof/>
                <w:webHidden/>
              </w:rPr>
              <w:instrText xml:space="preserve"> PAGEREF _Toc481344801 \h </w:instrText>
            </w:r>
            <w:r w:rsidR="00466015">
              <w:rPr>
                <w:noProof/>
                <w:webHidden/>
              </w:rPr>
            </w:r>
            <w:r w:rsidR="00466015">
              <w:rPr>
                <w:noProof/>
                <w:webHidden/>
              </w:rPr>
              <w:fldChar w:fldCharType="separate"/>
            </w:r>
            <w:r w:rsidR="00466015">
              <w:rPr>
                <w:noProof/>
                <w:webHidden/>
              </w:rPr>
              <w:t>20</w:t>
            </w:r>
            <w:r w:rsidR="00466015">
              <w:rPr>
                <w:noProof/>
                <w:webHidden/>
              </w:rPr>
              <w:fldChar w:fldCharType="end"/>
            </w:r>
          </w:hyperlink>
        </w:p>
        <w:p w:rsidR="00466015" w:rsidRDefault="00196135">
          <w:pPr>
            <w:pStyle w:val="TOC2"/>
            <w:tabs>
              <w:tab w:val="right" w:leader="dot" w:pos="9016"/>
            </w:tabs>
            <w:rPr>
              <w:rFonts w:asciiTheme="minorHAnsi" w:eastAsiaTheme="minorEastAsia" w:hAnsiTheme="minorHAnsi"/>
              <w:noProof/>
              <w:sz w:val="22"/>
              <w:lang w:eastAsia="en-AU"/>
            </w:rPr>
          </w:pPr>
          <w:hyperlink w:anchor="_Toc481344802" w:history="1">
            <w:r w:rsidR="00466015" w:rsidRPr="00E31198">
              <w:rPr>
                <w:rStyle w:val="Hyperlink"/>
                <w:noProof/>
              </w:rPr>
              <w:t>Test 4 – Manual Browser Testing</w:t>
            </w:r>
            <w:r w:rsidR="00466015">
              <w:rPr>
                <w:noProof/>
                <w:webHidden/>
              </w:rPr>
              <w:tab/>
            </w:r>
            <w:r w:rsidR="00466015">
              <w:rPr>
                <w:noProof/>
                <w:webHidden/>
              </w:rPr>
              <w:fldChar w:fldCharType="begin"/>
            </w:r>
            <w:r w:rsidR="00466015">
              <w:rPr>
                <w:noProof/>
                <w:webHidden/>
              </w:rPr>
              <w:instrText xml:space="preserve"> PAGEREF _Toc481344802 \h </w:instrText>
            </w:r>
            <w:r w:rsidR="00466015">
              <w:rPr>
                <w:noProof/>
                <w:webHidden/>
              </w:rPr>
            </w:r>
            <w:r w:rsidR="00466015">
              <w:rPr>
                <w:noProof/>
                <w:webHidden/>
              </w:rPr>
              <w:fldChar w:fldCharType="separate"/>
            </w:r>
            <w:r w:rsidR="00466015">
              <w:rPr>
                <w:noProof/>
                <w:webHidden/>
              </w:rPr>
              <w:t>21</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803" w:history="1">
            <w:r w:rsidR="00466015" w:rsidRPr="00E31198">
              <w:rPr>
                <w:rStyle w:val="Hyperlink"/>
                <w:noProof/>
              </w:rPr>
              <w:t>Test Specification</w:t>
            </w:r>
            <w:r w:rsidR="00466015">
              <w:rPr>
                <w:noProof/>
                <w:webHidden/>
              </w:rPr>
              <w:tab/>
            </w:r>
            <w:r w:rsidR="00466015">
              <w:rPr>
                <w:noProof/>
                <w:webHidden/>
              </w:rPr>
              <w:fldChar w:fldCharType="begin"/>
            </w:r>
            <w:r w:rsidR="00466015">
              <w:rPr>
                <w:noProof/>
                <w:webHidden/>
              </w:rPr>
              <w:instrText xml:space="preserve"> PAGEREF _Toc481344803 \h </w:instrText>
            </w:r>
            <w:r w:rsidR="00466015">
              <w:rPr>
                <w:noProof/>
                <w:webHidden/>
              </w:rPr>
            </w:r>
            <w:r w:rsidR="00466015">
              <w:rPr>
                <w:noProof/>
                <w:webHidden/>
              </w:rPr>
              <w:fldChar w:fldCharType="separate"/>
            </w:r>
            <w:r w:rsidR="00466015">
              <w:rPr>
                <w:noProof/>
                <w:webHidden/>
              </w:rPr>
              <w:t>21</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804" w:history="1">
            <w:r w:rsidR="00466015" w:rsidRPr="00E31198">
              <w:rPr>
                <w:rStyle w:val="Hyperlink"/>
                <w:noProof/>
              </w:rPr>
              <w:t>Test Description</w:t>
            </w:r>
            <w:r w:rsidR="00466015">
              <w:rPr>
                <w:noProof/>
                <w:webHidden/>
              </w:rPr>
              <w:tab/>
            </w:r>
            <w:r w:rsidR="00466015">
              <w:rPr>
                <w:noProof/>
                <w:webHidden/>
              </w:rPr>
              <w:fldChar w:fldCharType="begin"/>
            </w:r>
            <w:r w:rsidR="00466015">
              <w:rPr>
                <w:noProof/>
                <w:webHidden/>
              </w:rPr>
              <w:instrText xml:space="preserve"> PAGEREF _Toc481344804 \h </w:instrText>
            </w:r>
            <w:r w:rsidR="00466015">
              <w:rPr>
                <w:noProof/>
                <w:webHidden/>
              </w:rPr>
            </w:r>
            <w:r w:rsidR="00466015">
              <w:rPr>
                <w:noProof/>
                <w:webHidden/>
              </w:rPr>
              <w:fldChar w:fldCharType="separate"/>
            </w:r>
            <w:r w:rsidR="00466015">
              <w:rPr>
                <w:noProof/>
                <w:webHidden/>
              </w:rPr>
              <w:t>22</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805" w:history="1">
            <w:r w:rsidR="00466015" w:rsidRPr="00E31198">
              <w:rPr>
                <w:rStyle w:val="Hyperlink"/>
                <w:noProof/>
              </w:rPr>
              <w:t>Test Analysis Report</w:t>
            </w:r>
            <w:r w:rsidR="00466015">
              <w:rPr>
                <w:noProof/>
                <w:webHidden/>
              </w:rPr>
              <w:tab/>
            </w:r>
            <w:r w:rsidR="00466015">
              <w:rPr>
                <w:noProof/>
                <w:webHidden/>
              </w:rPr>
              <w:fldChar w:fldCharType="begin"/>
            </w:r>
            <w:r w:rsidR="00466015">
              <w:rPr>
                <w:noProof/>
                <w:webHidden/>
              </w:rPr>
              <w:instrText xml:space="preserve"> PAGEREF _Toc481344805 \h </w:instrText>
            </w:r>
            <w:r w:rsidR="00466015">
              <w:rPr>
                <w:noProof/>
                <w:webHidden/>
              </w:rPr>
            </w:r>
            <w:r w:rsidR="00466015">
              <w:rPr>
                <w:noProof/>
                <w:webHidden/>
              </w:rPr>
              <w:fldChar w:fldCharType="separate"/>
            </w:r>
            <w:r w:rsidR="00466015">
              <w:rPr>
                <w:noProof/>
                <w:webHidden/>
              </w:rPr>
              <w:t>26</w:t>
            </w:r>
            <w:r w:rsidR="00466015">
              <w:rPr>
                <w:noProof/>
                <w:webHidden/>
              </w:rPr>
              <w:fldChar w:fldCharType="end"/>
            </w:r>
          </w:hyperlink>
        </w:p>
        <w:p w:rsidR="00466015" w:rsidRDefault="00196135">
          <w:pPr>
            <w:pStyle w:val="TOC2"/>
            <w:tabs>
              <w:tab w:val="right" w:leader="dot" w:pos="9016"/>
            </w:tabs>
            <w:rPr>
              <w:rFonts w:asciiTheme="minorHAnsi" w:eastAsiaTheme="minorEastAsia" w:hAnsiTheme="minorHAnsi"/>
              <w:noProof/>
              <w:sz w:val="22"/>
              <w:lang w:eastAsia="en-AU"/>
            </w:rPr>
          </w:pPr>
          <w:hyperlink w:anchor="_Toc481344806" w:history="1">
            <w:r w:rsidR="00466015" w:rsidRPr="00E31198">
              <w:rPr>
                <w:rStyle w:val="Hyperlink"/>
                <w:rFonts w:eastAsia="Times New Roman" w:cs="Times New Roman"/>
                <w:noProof/>
                <w:lang w:eastAsia="en-AU"/>
              </w:rPr>
              <w:t>Test 5 – Server Performance</w:t>
            </w:r>
            <w:r w:rsidR="00466015">
              <w:rPr>
                <w:noProof/>
                <w:webHidden/>
              </w:rPr>
              <w:tab/>
            </w:r>
            <w:r w:rsidR="00466015">
              <w:rPr>
                <w:noProof/>
                <w:webHidden/>
              </w:rPr>
              <w:fldChar w:fldCharType="begin"/>
            </w:r>
            <w:r w:rsidR="00466015">
              <w:rPr>
                <w:noProof/>
                <w:webHidden/>
              </w:rPr>
              <w:instrText xml:space="preserve"> PAGEREF _Toc481344806 \h </w:instrText>
            </w:r>
            <w:r w:rsidR="00466015">
              <w:rPr>
                <w:noProof/>
                <w:webHidden/>
              </w:rPr>
            </w:r>
            <w:r w:rsidR="00466015">
              <w:rPr>
                <w:noProof/>
                <w:webHidden/>
              </w:rPr>
              <w:fldChar w:fldCharType="separate"/>
            </w:r>
            <w:r w:rsidR="00466015">
              <w:rPr>
                <w:noProof/>
                <w:webHidden/>
              </w:rPr>
              <w:t>28</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807" w:history="1">
            <w:r w:rsidR="00466015" w:rsidRPr="00E31198">
              <w:rPr>
                <w:rStyle w:val="Hyperlink"/>
                <w:rFonts w:eastAsia="Times New Roman" w:cs="Times New Roman"/>
                <w:noProof/>
                <w:lang w:eastAsia="en-AU"/>
              </w:rPr>
              <w:t>Test Specification</w:t>
            </w:r>
            <w:r w:rsidR="00466015">
              <w:rPr>
                <w:noProof/>
                <w:webHidden/>
              </w:rPr>
              <w:tab/>
            </w:r>
            <w:r w:rsidR="00466015">
              <w:rPr>
                <w:noProof/>
                <w:webHidden/>
              </w:rPr>
              <w:fldChar w:fldCharType="begin"/>
            </w:r>
            <w:r w:rsidR="00466015">
              <w:rPr>
                <w:noProof/>
                <w:webHidden/>
              </w:rPr>
              <w:instrText xml:space="preserve"> PAGEREF _Toc481344807 \h </w:instrText>
            </w:r>
            <w:r w:rsidR="00466015">
              <w:rPr>
                <w:noProof/>
                <w:webHidden/>
              </w:rPr>
            </w:r>
            <w:r w:rsidR="00466015">
              <w:rPr>
                <w:noProof/>
                <w:webHidden/>
              </w:rPr>
              <w:fldChar w:fldCharType="separate"/>
            </w:r>
            <w:r w:rsidR="00466015">
              <w:rPr>
                <w:noProof/>
                <w:webHidden/>
              </w:rPr>
              <w:t>28</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808" w:history="1">
            <w:r w:rsidR="00466015" w:rsidRPr="00E31198">
              <w:rPr>
                <w:rStyle w:val="Hyperlink"/>
                <w:rFonts w:eastAsia="Times New Roman" w:cs="Times New Roman"/>
                <w:noProof/>
                <w:lang w:eastAsia="en-AU"/>
              </w:rPr>
              <w:t>Test Description</w:t>
            </w:r>
            <w:r w:rsidR="00466015">
              <w:rPr>
                <w:noProof/>
                <w:webHidden/>
              </w:rPr>
              <w:tab/>
            </w:r>
            <w:r w:rsidR="00466015">
              <w:rPr>
                <w:noProof/>
                <w:webHidden/>
              </w:rPr>
              <w:fldChar w:fldCharType="begin"/>
            </w:r>
            <w:r w:rsidR="00466015">
              <w:rPr>
                <w:noProof/>
                <w:webHidden/>
              </w:rPr>
              <w:instrText xml:space="preserve"> PAGEREF _Toc481344808 \h </w:instrText>
            </w:r>
            <w:r w:rsidR="00466015">
              <w:rPr>
                <w:noProof/>
                <w:webHidden/>
              </w:rPr>
            </w:r>
            <w:r w:rsidR="00466015">
              <w:rPr>
                <w:noProof/>
                <w:webHidden/>
              </w:rPr>
              <w:fldChar w:fldCharType="separate"/>
            </w:r>
            <w:r w:rsidR="00466015">
              <w:rPr>
                <w:noProof/>
                <w:webHidden/>
              </w:rPr>
              <w:t>28</w:t>
            </w:r>
            <w:r w:rsidR="00466015">
              <w:rPr>
                <w:noProof/>
                <w:webHidden/>
              </w:rPr>
              <w:fldChar w:fldCharType="end"/>
            </w:r>
          </w:hyperlink>
        </w:p>
        <w:p w:rsidR="00466015" w:rsidRDefault="00196135">
          <w:pPr>
            <w:pStyle w:val="TOC3"/>
            <w:tabs>
              <w:tab w:val="right" w:leader="dot" w:pos="9016"/>
            </w:tabs>
            <w:rPr>
              <w:rFonts w:asciiTheme="minorHAnsi" w:eastAsiaTheme="minorEastAsia" w:hAnsiTheme="minorHAnsi"/>
              <w:noProof/>
              <w:sz w:val="22"/>
              <w:lang w:eastAsia="en-AU"/>
            </w:rPr>
          </w:pPr>
          <w:hyperlink w:anchor="_Toc481344809" w:history="1">
            <w:r w:rsidR="00466015" w:rsidRPr="00E31198">
              <w:rPr>
                <w:rStyle w:val="Hyperlink"/>
                <w:rFonts w:eastAsia="Times New Roman" w:cs="Times New Roman"/>
                <w:noProof/>
                <w:lang w:eastAsia="en-AU"/>
              </w:rPr>
              <w:t>Test Analysis Report</w:t>
            </w:r>
            <w:r w:rsidR="00466015">
              <w:rPr>
                <w:noProof/>
                <w:webHidden/>
              </w:rPr>
              <w:tab/>
            </w:r>
            <w:r w:rsidR="00466015">
              <w:rPr>
                <w:noProof/>
                <w:webHidden/>
              </w:rPr>
              <w:fldChar w:fldCharType="begin"/>
            </w:r>
            <w:r w:rsidR="00466015">
              <w:rPr>
                <w:noProof/>
                <w:webHidden/>
              </w:rPr>
              <w:instrText xml:space="preserve"> PAGEREF _Toc481344809 \h </w:instrText>
            </w:r>
            <w:r w:rsidR="00466015">
              <w:rPr>
                <w:noProof/>
                <w:webHidden/>
              </w:rPr>
            </w:r>
            <w:r w:rsidR="00466015">
              <w:rPr>
                <w:noProof/>
                <w:webHidden/>
              </w:rPr>
              <w:fldChar w:fldCharType="separate"/>
            </w:r>
            <w:r w:rsidR="00466015">
              <w:rPr>
                <w:noProof/>
                <w:webHidden/>
              </w:rPr>
              <w:t>30</w:t>
            </w:r>
            <w:r w:rsidR="00466015">
              <w:rPr>
                <w:noProof/>
                <w:webHidden/>
              </w:rPr>
              <w:fldChar w:fldCharType="end"/>
            </w:r>
          </w:hyperlink>
        </w:p>
        <w:p w:rsidR="00466015" w:rsidRDefault="00196135">
          <w:pPr>
            <w:pStyle w:val="TOC2"/>
            <w:tabs>
              <w:tab w:val="right" w:leader="dot" w:pos="9016"/>
            </w:tabs>
            <w:rPr>
              <w:rFonts w:asciiTheme="minorHAnsi" w:eastAsiaTheme="minorEastAsia" w:hAnsiTheme="minorHAnsi"/>
              <w:noProof/>
              <w:sz w:val="22"/>
              <w:lang w:eastAsia="en-AU"/>
            </w:rPr>
          </w:pPr>
          <w:hyperlink w:anchor="_Toc481344810" w:history="1">
            <w:r w:rsidR="00466015" w:rsidRPr="00E31198">
              <w:rPr>
                <w:rStyle w:val="Hyperlink"/>
                <w:noProof/>
              </w:rPr>
              <w:t>Test Materials</w:t>
            </w:r>
            <w:r w:rsidR="00466015">
              <w:rPr>
                <w:noProof/>
                <w:webHidden/>
              </w:rPr>
              <w:tab/>
            </w:r>
            <w:r w:rsidR="00466015">
              <w:rPr>
                <w:noProof/>
                <w:webHidden/>
              </w:rPr>
              <w:fldChar w:fldCharType="begin"/>
            </w:r>
            <w:r w:rsidR="00466015">
              <w:rPr>
                <w:noProof/>
                <w:webHidden/>
              </w:rPr>
              <w:instrText xml:space="preserve"> PAGEREF _Toc481344810 \h </w:instrText>
            </w:r>
            <w:r w:rsidR="00466015">
              <w:rPr>
                <w:noProof/>
                <w:webHidden/>
              </w:rPr>
            </w:r>
            <w:r w:rsidR="00466015">
              <w:rPr>
                <w:noProof/>
                <w:webHidden/>
              </w:rPr>
              <w:fldChar w:fldCharType="separate"/>
            </w:r>
            <w:r w:rsidR="00466015">
              <w:rPr>
                <w:noProof/>
                <w:webHidden/>
              </w:rPr>
              <w:t>32</w:t>
            </w:r>
            <w:r w:rsidR="00466015">
              <w:rPr>
                <w:noProof/>
                <w:webHidden/>
              </w:rPr>
              <w:fldChar w:fldCharType="end"/>
            </w:r>
          </w:hyperlink>
        </w:p>
        <w:p w:rsidR="00466015" w:rsidRDefault="00196135">
          <w:pPr>
            <w:pStyle w:val="TOC2"/>
            <w:tabs>
              <w:tab w:val="right" w:leader="dot" w:pos="9016"/>
            </w:tabs>
            <w:rPr>
              <w:rFonts w:asciiTheme="minorHAnsi" w:eastAsiaTheme="minorEastAsia" w:hAnsiTheme="minorHAnsi"/>
              <w:noProof/>
              <w:sz w:val="22"/>
              <w:lang w:eastAsia="en-AU"/>
            </w:rPr>
          </w:pPr>
          <w:hyperlink w:anchor="_Toc481344811" w:history="1">
            <w:r w:rsidR="00466015" w:rsidRPr="00E31198">
              <w:rPr>
                <w:rStyle w:val="Hyperlink"/>
                <w:noProof/>
              </w:rPr>
              <w:t>oTree_Tags</w:t>
            </w:r>
            <w:r w:rsidR="00466015">
              <w:rPr>
                <w:noProof/>
                <w:webHidden/>
              </w:rPr>
              <w:tab/>
            </w:r>
            <w:r w:rsidR="00466015">
              <w:rPr>
                <w:noProof/>
                <w:webHidden/>
              </w:rPr>
              <w:fldChar w:fldCharType="begin"/>
            </w:r>
            <w:r w:rsidR="00466015">
              <w:rPr>
                <w:noProof/>
                <w:webHidden/>
              </w:rPr>
              <w:instrText xml:space="preserve"> PAGEREF _Toc481344811 \h </w:instrText>
            </w:r>
            <w:r w:rsidR="00466015">
              <w:rPr>
                <w:noProof/>
                <w:webHidden/>
              </w:rPr>
            </w:r>
            <w:r w:rsidR="00466015">
              <w:rPr>
                <w:noProof/>
                <w:webHidden/>
              </w:rPr>
              <w:fldChar w:fldCharType="separate"/>
            </w:r>
            <w:r w:rsidR="00466015">
              <w:rPr>
                <w:noProof/>
                <w:webHidden/>
              </w:rPr>
              <w:t>33</w:t>
            </w:r>
            <w:r w:rsidR="00466015">
              <w:rPr>
                <w:noProof/>
                <w:webHidden/>
              </w:rPr>
              <w:fldChar w:fldCharType="end"/>
            </w:r>
          </w:hyperlink>
        </w:p>
        <w:p w:rsidR="00466015" w:rsidRDefault="00196135">
          <w:pPr>
            <w:pStyle w:val="TOC1"/>
            <w:tabs>
              <w:tab w:val="right" w:leader="dot" w:pos="9016"/>
            </w:tabs>
            <w:rPr>
              <w:rFonts w:asciiTheme="minorHAnsi" w:eastAsiaTheme="minorEastAsia" w:hAnsiTheme="minorHAnsi"/>
              <w:noProof/>
              <w:sz w:val="22"/>
              <w:lang w:eastAsia="en-AU"/>
            </w:rPr>
          </w:pPr>
          <w:hyperlink w:anchor="_Toc481344812" w:history="1">
            <w:r w:rsidR="00466015" w:rsidRPr="00E31198">
              <w:rPr>
                <w:rStyle w:val="Hyperlink"/>
                <w:rFonts w:cs="Times New Roman"/>
                <w:noProof/>
              </w:rPr>
              <w:t>Glossary</w:t>
            </w:r>
            <w:r w:rsidR="00466015">
              <w:rPr>
                <w:noProof/>
                <w:webHidden/>
              </w:rPr>
              <w:tab/>
            </w:r>
            <w:r w:rsidR="00466015">
              <w:rPr>
                <w:noProof/>
                <w:webHidden/>
              </w:rPr>
              <w:fldChar w:fldCharType="begin"/>
            </w:r>
            <w:r w:rsidR="00466015">
              <w:rPr>
                <w:noProof/>
                <w:webHidden/>
              </w:rPr>
              <w:instrText xml:space="preserve"> PAGEREF _Toc481344812 \h </w:instrText>
            </w:r>
            <w:r w:rsidR="00466015">
              <w:rPr>
                <w:noProof/>
                <w:webHidden/>
              </w:rPr>
            </w:r>
            <w:r w:rsidR="00466015">
              <w:rPr>
                <w:noProof/>
                <w:webHidden/>
              </w:rPr>
              <w:fldChar w:fldCharType="separate"/>
            </w:r>
            <w:r w:rsidR="00466015">
              <w:rPr>
                <w:noProof/>
                <w:webHidden/>
              </w:rPr>
              <w:t>34</w:t>
            </w:r>
            <w:r w:rsidR="00466015">
              <w:rPr>
                <w:noProof/>
                <w:webHidden/>
              </w:rPr>
              <w:fldChar w:fldCharType="end"/>
            </w:r>
          </w:hyperlink>
        </w:p>
        <w:p w:rsidR="00466015" w:rsidRDefault="00196135">
          <w:pPr>
            <w:pStyle w:val="TOC1"/>
            <w:tabs>
              <w:tab w:val="right" w:leader="dot" w:pos="9016"/>
            </w:tabs>
            <w:rPr>
              <w:rFonts w:asciiTheme="minorHAnsi" w:eastAsiaTheme="minorEastAsia" w:hAnsiTheme="minorHAnsi"/>
              <w:noProof/>
              <w:sz w:val="22"/>
              <w:lang w:eastAsia="en-AU"/>
            </w:rPr>
          </w:pPr>
          <w:hyperlink w:anchor="_Toc481344813" w:history="1">
            <w:r w:rsidR="00466015" w:rsidRPr="00E31198">
              <w:rPr>
                <w:rStyle w:val="Hyperlink"/>
                <w:rFonts w:cs="Times New Roman"/>
                <w:noProof/>
                <w:lang w:eastAsia="en-AU"/>
              </w:rPr>
              <w:t>References</w:t>
            </w:r>
            <w:r w:rsidR="00466015">
              <w:rPr>
                <w:noProof/>
                <w:webHidden/>
              </w:rPr>
              <w:tab/>
            </w:r>
            <w:r w:rsidR="00466015">
              <w:rPr>
                <w:noProof/>
                <w:webHidden/>
              </w:rPr>
              <w:fldChar w:fldCharType="begin"/>
            </w:r>
            <w:r w:rsidR="00466015">
              <w:rPr>
                <w:noProof/>
                <w:webHidden/>
              </w:rPr>
              <w:instrText xml:space="preserve"> PAGEREF _Toc481344813 \h </w:instrText>
            </w:r>
            <w:r w:rsidR="00466015">
              <w:rPr>
                <w:noProof/>
                <w:webHidden/>
              </w:rPr>
            </w:r>
            <w:r w:rsidR="00466015">
              <w:rPr>
                <w:noProof/>
                <w:webHidden/>
              </w:rPr>
              <w:fldChar w:fldCharType="separate"/>
            </w:r>
            <w:r w:rsidR="00466015">
              <w:rPr>
                <w:noProof/>
                <w:webHidden/>
              </w:rPr>
              <w:t>36</w:t>
            </w:r>
            <w:r w:rsidR="00466015">
              <w:rPr>
                <w:noProof/>
                <w:webHidden/>
              </w:rPr>
              <w:fldChar w:fldCharType="end"/>
            </w:r>
          </w:hyperlink>
        </w:p>
        <w:p w:rsidR="003C0C63" w:rsidRPr="003C0C63" w:rsidRDefault="00F629A8">
          <w:pPr>
            <w:rPr>
              <w:rFonts w:cs="Times New Roman"/>
            </w:rPr>
          </w:pPr>
          <w:r>
            <w:rPr>
              <w:rFonts w:cs="Times New Roman"/>
            </w:rPr>
            <w:fldChar w:fldCharType="end"/>
          </w:r>
        </w:p>
      </w:sdtContent>
    </w:sdt>
    <w:p w:rsidR="003C0C63" w:rsidRPr="003C0C63" w:rsidRDefault="003C0C63">
      <w:pPr>
        <w:rPr>
          <w:rFonts w:eastAsia="Times New Roman" w:cs="Times New Roman"/>
          <w:b/>
          <w:bCs/>
          <w:color w:val="000000"/>
          <w:sz w:val="36"/>
          <w:szCs w:val="36"/>
          <w:lang w:eastAsia="en-AU"/>
        </w:rPr>
      </w:pPr>
      <w:r w:rsidRPr="003C0C63">
        <w:rPr>
          <w:rFonts w:eastAsia="Times New Roman" w:cs="Times New Roman"/>
          <w:b/>
          <w:bCs/>
          <w:color w:val="000000"/>
          <w:sz w:val="36"/>
          <w:szCs w:val="36"/>
          <w:lang w:eastAsia="en-AU"/>
        </w:rPr>
        <w:br w:type="page"/>
      </w:r>
    </w:p>
    <w:p w:rsidR="00F629A8" w:rsidRPr="001F5CCF" w:rsidRDefault="003C0C63" w:rsidP="003C0C63">
      <w:pPr>
        <w:spacing w:before="100" w:beforeAutospacing="1" w:after="100" w:afterAutospacing="1" w:line="240" w:lineRule="auto"/>
        <w:outlineLvl w:val="1"/>
        <w:rPr>
          <w:rFonts w:eastAsia="Times New Roman" w:cs="Times New Roman"/>
          <w:b/>
          <w:bCs/>
          <w:color w:val="000000"/>
          <w:sz w:val="36"/>
          <w:szCs w:val="36"/>
          <w:u w:val="single"/>
          <w:lang w:eastAsia="en-AU"/>
        </w:rPr>
      </w:pPr>
      <w:bookmarkStart w:id="1" w:name="_Toc481344785"/>
      <w:r w:rsidRPr="001F5CCF">
        <w:rPr>
          <w:rFonts w:eastAsia="Times New Roman" w:cs="Times New Roman"/>
          <w:b/>
          <w:bCs/>
          <w:color w:val="000000"/>
          <w:sz w:val="36"/>
          <w:szCs w:val="36"/>
          <w:u w:val="single"/>
          <w:lang w:eastAsia="en-AU"/>
        </w:rPr>
        <w:t>Objectives</w:t>
      </w:r>
      <w:r w:rsidR="00F629A8" w:rsidRPr="001F5CCF">
        <w:rPr>
          <w:rFonts w:eastAsia="Times New Roman" w:cs="Times New Roman"/>
          <w:b/>
          <w:bCs/>
          <w:color w:val="000000"/>
          <w:sz w:val="36"/>
          <w:szCs w:val="36"/>
          <w:u w:val="single"/>
          <w:lang w:eastAsia="en-AU"/>
        </w:rPr>
        <w:t xml:space="preserve"> and Test Summary</w:t>
      </w:r>
      <w:bookmarkEnd w:id="1"/>
    </w:p>
    <w:p w:rsidR="00D30E86" w:rsidRDefault="003C0C63" w:rsidP="00D30E86">
      <w:pPr>
        <w:jc w:val="both"/>
        <w:rPr>
          <w:rFonts w:cs="Times New Roman"/>
          <w:szCs w:val="24"/>
          <w:lang w:eastAsia="en-AU"/>
        </w:rPr>
      </w:pPr>
      <w:r w:rsidRPr="00F629A8">
        <w:rPr>
          <w:rFonts w:cs="Times New Roman"/>
          <w:szCs w:val="24"/>
          <w:lang w:eastAsia="en-AU"/>
        </w:rPr>
        <w:t xml:space="preserve">This document </w:t>
      </w:r>
      <w:del w:id="2" w:author="Ben White" w:date="2017-11-07T11:19:00Z">
        <w:r w:rsidRPr="00F629A8" w:rsidDel="0011166B">
          <w:rPr>
            <w:rFonts w:cs="Times New Roman"/>
            <w:szCs w:val="24"/>
            <w:lang w:eastAsia="en-AU"/>
          </w:rPr>
          <w:delText>is primarily focusing on testing all aspects of the system</w:delText>
        </w:r>
      </w:del>
      <w:ins w:id="3" w:author="Ben White" w:date="2017-11-07T11:19:00Z">
        <w:r w:rsidR="0011166B">
          <w:rPr>
            <w:rFonts w:cs="Times New Roman"/>
            <w:szCs w:val="24"/>
            <w:lang w:eastAsia="en-AU"/>
          </w:rPr>
          <w:t xml:space="preserve">presents a test of the </w:t>
        </w:r>
      </w:ins>
      <w:ins w:id="4" w:author="Ben White" w:date="2017-11-07T11:20:00Z">
        <w:r w:rsidR="0011166B">
          <w:rPr>
            <w:rFonts w:cs="Times New Roman"/>
            <w:szCs w:val="24"/>
            <w:lang w:eastAsia="en-AU"/>
          </w:rPr>
          <w:t xml:space="preserve">biosecurity game </w:t>
        </w:r>
      </w:ins>
      <w:ins w:id="5" w:author="Ben White" w:date="2017-11-07T11:19:00Z">
        <w:r w:rsidR="0011166B">
          <w:rPr>
            <w:rFonts w:cs="Times New Roman"/>
            <w:szCs w:val="24"/>
            <w:lang w:eastAsia="en-AU"/>
          </w:rPr>
          <w:t>system</w:t>
        </w:r>
      </w:ins>
      <w:r w:rsidRPr="00F629A8">
        <w:rPr>
          <w:rFonts w:cs="Times New Roman"/>
          <w:szCs w:val="24"/>
          <w:lang w:eastAsia="en-AU"/>
        </w:rPr>
        <w:t>,</w:t>
      </w:r>
      <w:ins w:id="6" w:author="Ben White" w:date="2017-11-07T11:20:00Z">
        <w:r w:rsidR="0011166B">
          <w:rPr>
            <w:rFonts w:cs="Times New Roman"/>
            <w:szCs w:val="24"/>
            <w:lang w:eastAsia="en-AU"/>
          </w:rPr>
          <w:t xml:space="preserve"> this includes the</w:t>
        </w:r>
      </w:ins>
      <w:r w:rsidRPr="00F629A8">
        <w:rPr>
          <w:rFonts w:cs="Times New Roman"/>
          <w:szCs w:val="24"/>
          <w:lang w:eastAsia="en-AU"/>
        </w:rPr>
        <w:t xml:space="preserve"> web</w:t>
      </w:r>
      <w:del w:id="7" w:author="Ben White" w:date="2017-11-07T11:20:00Z">
        <w:r w:rsidRPr="00F629A8" w:rsidDel="0011166B">
          <w:rPr>
            <w:rFonts w:cs="Times New Roman"/>
            <w:szCs w:val="24"/>
            <w:lang w:eastAsia="en-AU"/>
          </w:rPr>
          <w:delText xml:space="preserve"> </w:delText>
        </w:r>
      </w:del>
      <w:r w:rsidRPr="00F629A8">
        <w:rPr>
          <w:rFonts w:cs="Times New Roman"/>
          <w:szCs w:val="24"/>
          <w:lang w:eastAsia="en-AU"/>
        </w:rPr>
        <w:t xml:space="preserve">site and the program underlying the website biosecurity.are.uwa.edu.au. </w:t>
      </w:r>
      <w:del w:id="8" w:author="Ben White" w:date="2017-11-07T11:20:00Z">
        <w:r w:rsidRPr="00F629A8" w:rsidDel="0011166B">
          <w:rPr>
            <w:rFonts w:cs="Times New Roman"/>
            <w:szCs w:val="24"/>
            <w:lang w:eastAsia="en-AU"/>
          </w:rPr>
          <w:delText>Here it will describe the behaviour of the system and the underlying logic that decides</w:delText>
        </w:r>
        <w:r w:rsidR="00655D4A" w:rsidDel="0011166B">
          <w:rPr>
            <w:rFonts w:cs="Times New Roman"/>
            <w:szCs w:val="24"/>
            <w:lang w:eastAsia="en-AU"/>
          </w:rPr>
          <w:delText xml:space="preserve"> when </w:delText>
        </w:r>
        <w:r w:rsidR="00A80DB3" w:rsidDel="0011166B">
          <w:rPr>
            <w:rFonts w:cs="Times New Roman"/>
            <w:szCs w:val="24"/>
            <w:lang w:eastAsia="en-AU"/>
          </w:rPr>
          <w:delText>outbreaks</w:delText>
        </w:r>
        <w:r w:rsidR="00655D4A" w:rsidDel="0011166B">
          <w:rPr>
            <w:rFonts w:cs="Times New Roman"/>
            <w:szCs w:val="24"/>
            <w:lang w:eastAsia="en-AU"/>
          </w:rPr>
          <w:delText xml:space="preserve"> occur. </w:delText>
        </w:r>
      </w:del>
      <w:r w:rsidRPr="00F629A8">
        <w:rPr>
          <w:rFonts w:cs="Times New Roman"/>
          <w:szCs w:val="24"/>
          <w:lang w:eastAsia="en-AU"/>
        </w:rPr>
        <w:t xml:space="preserve">Testing will </w:t>
      </w:r>
      <w:del w:id="9" w:author="Ben White" w:date="2017-11-07T11:21:00Z">
        <w:r w:rsidRPr="00F629A8" w:rsidDel="0011166B">
          <w:rPr>
            <w:rFonts w:cs="Times New Roman"/>
            <w:szCs w:val="24"/>
            <w:lang w:eastAsia="en-AU"/>
          </w:rPr>
          <w:delText xml:space="preserve">primarily </w:delText>
        </w:r>
      </w:del>
      <w:r w:rsidRPr="00F629A8">
        <w:rPr>
          <w:rFonts w:cs="Times New Roman"/>
          <w:szCs w:val="24"/>
          <w:lang w:eastAsia="en-AU"/>
        </w:rPr>
        <w:t xml:space="preserve">focus </w:t>
      </w:r>
      <w:del w:id="10" w:author="Ben White" w:date="2017-11-07T11:21:00Z">
        <w:r w:rsidRPr="00F629A8" w:rsidDel="0011166B">
          <w:rPr>
            <w:rFonts w:cs="Times New Roman"/>
            <w:szCs w:val="24"/>
            <w:lang w:eastAsia="en-AU"/>
          </w:rPr>
          <w:delText>on these aspects:</w:delText>
        </w:r>
      </w:del>
      <w:ins w:id="11" w:author="Ben White" w:date="2017-11-07T11:21:00Z">
        <w:r w:rsidR="0011166B">
          <w:rPr>
            <w:rFonts w:cs="Times New Roman"/>
            <w:szCs w:val="24"/>
            <w:lang w:eastAsia="en-AU"/>
          </w:rPr>
          <w:t xml:space="preserve">the following </w:t>
        </w:r>
      </w:ins>
    </w:p>
    <w:p w:rsidR="00655D4A" w:rsidRPr="00655D4A" w:rsidRDefault="003C0C63" w:rsidP="00D30E86">
      <w:pPr>
        <w:rPr>
          <w:rFonts w:cs="Times New Roman"/>
          <w:szCs w:val="24"/>
          <w:lang w:eastAsia="en-AU"/>
        </w:rPr>
      </w:pPr>
      <w:r w:rsidRPr="00F629A8">
        <w:rPr>
          <w:rFonts w:cs="Times New Roman"/>
          <w:szCs w:val="24"/>
          <w:lang w:eastAsia="en-AU"/>
        </w:rPr>
        <w:br/>
        <w:t xml:space="preserve">1) How </w:t>
      </w:r>
      <w:r w:rsidR="00A80DB3">
        <w:rPr>
          <w:rFonts w:cs="Times New Roman"/>
          <w:szCs w:val="24"/>
          <w:lang w:eastAsia="en-AU"/>
        </w:rPr>
        <w:t>outbreak</w:t>
      </w:r>
      <w:r w:rsidRPr="00F629A8">
        <w:rPr>
          <w:rFonts w:cs="Times New Roman"/>
          <w:szCs w:val="24"/>
          <w:lang w:eastAsia="en-AU"/>
        </w:rPr>
        <w:t xml:space="preserve">s are determined and the amount of times </w:t>
      </w:r>
      <w:r w:rsidR="00A80DB3">
        <w:rPr>
          <w:rFonts w:cs="Times New Roman"/>
          <w:szCs w:val="24"/>
          <w:lang w:eastAsia="en-AU"/>
        </w:rPr>
        <w:t>outbreak</w:t>
      </w:r>
      <w:r w:rsidRPr="00F629A8">
        <w:rPr>
          <w:rFonts w:cs="Times New Roman"/>
          <w:szCs w:val="24"/>
          <w:lang w:eastAsia="en-AU"/>
        </w:rPr>
        <w:t>s occur.</w:t>
      </w:r>
      <w:r w:rsidRPr="00F629A8">
        <w:rPr>
          <w:rFonts w:cs="Times New Roman"/>
          <w:szCs w:val="24"/>
          <w:lang w:eastAsia="en-AU"/>
        </w:rPr>
        <w:br/>
        <w:t>2) The general usability and functionality of all the pages and how they work together</w:t>
      </w:r>
      <w:r w:rsidRPr="00F629A8">
        <w:rPr>
          <w:rFonts w:cs="Times New Roman"/>
          <w:szCs w:val="24"/>
          <w:lang w:eastAsia="en-AU"/>
        </w:rPr>
        <w:br/>
        <w:t>3) The websites compatibility across systems, web browsers especially due to its use of HTML5 specific code used within the webpages, and its use of Django, a Python framework.</w:t>
      </w:r>
      <w:r w:rsidRPr="00F629A8">
        <w:rPr>
          <w:rFonts w:cs="Times New Roman"/>
          <w:szCs w:val="24"/>
          <w:lang w:eastAsia="en-AU"/>
        </w:rPr>
        <w:br/>
        <w:t xml:space="preserve">4) </w:t>
      </w:r>
      <w:r w:rsidR="00F629A8" w:rsidRPr="00F629A8">
        <w:rPr>
          <w:rFonts w:cs="Times New Roman"/>
          <w:szCs w:val="24"/>
          <w:lang w:eastAsia="en-AU"/>
        </w:rPr>
        <w:t>The performance of the server, its backup strategies and recovery plans</w:t>
      </w:r>
      <w:del w:id="12" w:author="Ben White" w:date="2017-11-07T11:22:00Z">
        <w:r w:rsidR="00F629A8" w:rsidRPr="00F629A8" w:rsidDel="002D49B6">
          <w:rPr>
            <w:rFonts w:cs="Times New Roman"/>
            <w:szCs w:val="24"/>
            <w:lang w:eastAsia="en-AU"/>
          </w:rPr>
          <w:delText xml:space="preserve"> (if any can be done)</w:delText>
        </w:r>
      </w:del>
      <w:r w:rsidR="00F629A8" w:rsidRPr="00F629A8">
        <w:rPr>
          <w:rFonts w:cs="Times New Roman"/>
          <w:szCs w:val="24"/>
          <w:lang w:eastAsia="en-AU"/>
        </w:rPr>
        <w:t>. Focusing on how many users the server can handle and creating a session and running a session with many participants</w:t>
      </w:r>
      <w:ins w:id="13" w:author="Ben White" w:date="2017-11-07T11:22:00Z">
        <w:r w:rsidR="002D49B6">
          <w:rPr>
            <w:rFonts w:cs="Times New Roman"/>
            <w:szCs w:val="24"/>
            <w:lang w:eastAsia="en-AU"/>
          </w:rPr>
          <w:t>.</w:t>
        </w:r>
      </w:ins>
      <w:del w:id="14" w:author="Ben White" w:date="2017-11-07T11:22:00Z">
        <w:r w:rsidR="00F629A8" w:rsidRPr="00F629A8" w:rsidDel="002D49B6">
          <w:rPr>
            <w:rFonts w:cs="Times New Roman"/>
            <w:szCs w:val="24"/>
            <w:lang w:eastAsia="en-AU"/>
          </w:rPr>
          <w:delText>, 100 being the acceptable amount.</w:delText>
        </w:r>
      </w:del>
      <w:r w:rsidR="00F629A8" w:rsidRPr="00F629A8">
        <w:rPr>
          <w:rFonts w:cs="Times New Roman"/>
          <w:szCs w:val="24"/>
          <w:lang w:eastAsia="en-AU"/>
        </w:rPr>
        <w:br/>
        <w:t>5) The export of the data from each game for experimental purposes and its readability.</w:t>
      </w:r>
      <w:r w:rsidR="00655D4A">
        <w:rPr>
          <w:rFonts w:cs="Times New Roman"/>
          <w:szCs w:val="24"/>
          <w:lang w:eastAsia="en-AU"/>
        </w:rPr>
        <w:br/>
        <w:t xml:space="preserve">6) The </w:t>
      </w:r>
      <w:del w:id="15" w:author="Ben White" w:date="2017-11-07T11:23:00Z">
        <w:r w:rsidR="00655D4A" w:rsidDel="002D49B6">
          <w:rPr>
            <w:rFonts w:cs="Times New Roman"/>
            <w:szCs w:val="24"/>
            <w:lang w:eastAsia="en-AU"/>
          </w:rPr>
          <w:delText>full use of all these aspects all working together in one cohesive, usable system even by users who aren’t fully familiar with python programming</w:delText>
        </w:r>
      </w:del>
      <w:ins w:id="16" w:author="Ben White" w:date="2017-11-07T11:23:00Z">
        <w:r w:rsidR="002D49B6">
          <w:rPr>
            <w:rFonts w:cs="Times New Roman"/>
            <w:szCs w:val="24"/>
            <w:lang w:eastAsia="en-AU"/>
          </w:rPr>
          <w:t>use of the above components operating as a system.</w:t>
        </w:r>
      </w:ins>
    </w:p>
    <w:p w:rsidR="003C0C63" w:rsidRPr="001F5CCF" w:rsidRDefault="003C0C63" w:rsidP="003C0C63">
      <w:pPr>
        <w:spacing w:before="100" w:beforeAutospacing="1" w:after="100" w:afterAutospacing="1" w:line="240" w:lineRule="auto"/>
        <w:outlineLvl w:val="1"/>
        <w:rPr>
          <w:rFonts w:eastAsia="Times New Roman" w:cs="Times New Roman"/>
          <w:b/>
          <w:bCs/>
          <w:color w:val="000000"/>
          <w:sz w:val="36"/>
          <w:szCs w:val="36"/>
          <w:u w:val="single"/>
          <w:lang w:eastAsia="en-AU"/>
        </w:rPr>
      </w:pPr>
      <w:bookmarkStart w:id="17" w:name="Document_References"/>
      <w:bookmarkStart w:id="18" w:name="Test_Summary"/>
      <w:bookmarkStart w:id="19" w:name="Testing_Strategy"/>
      <w:bookmarkStart w:id="20" w:name="_Toc481344786"/>
      <w:bookmarkEnd w:id="17"/>
      <w:bookmarkEnd w:id="18"/>
      <w:bookmarkEnd w:id="19"/>
      <w:r w:rsidRPr="001F5CCF">
        <w:rPr>
          <w:rFonts w:eastAsia="Times New Roman" w:cs="Times New Roman"/>
          <w:b/>
          <w:bCs/>
          <w:color w:val="000000"/>
          <w:sz w:val="36"/>
          <w:szCs w:val="36"/>
          <w:u w:val="single"/>
          <w:lang w:eastAsia="en-AU"/>
        </w:rPr>
        <w:t>Testing Strategy</w:t>
      </w:r>
      <w:bookmarkEnd w:id="20"/>
    </w:p>
    <w:p w:rsidR="00D30E86" w:rsidDel="002D49B6" w:rsidRDefault="00655D4A" w:rsidP="00D30E86">
      <w:pPr>
        <w:jc w:val="both"/>
        <w:rPr>
          <w:del w:id="21" w:author="Ben White" w:date="2017-11-07T11:24:00Z"/>
          <w:rFonts w:cs="Times New Roman"/>
          <w:szCs w:val="24"/>
          <w:lang w:eastAsia="en-AU"/>
        </w:rPr>
      </w:pPr>
      <w:bookmarkStart w:id="22" w:name="_GoBack"/>
      <w:bookmarkEnd w:id="22"/>
      <w:del w:id="23" w:author="Ben White" w:date="2017-11-07T11:24:00Z">
        <w:r w:rsidDel="002D49B6">
          <w:rPr>
            <w:rFonts w:cs="Times New Roman"/>
            <w:szCs w:val="24"/>
            <w:lang w:eastAsia="en-AU"/>
          </w:rPr>
          <w:delText>The Testing Strategy will be divided into two areas depending on what needs to be tested. One being Automated Testing which will be primarily used for Software Testing, however Automated Testing will be used when testing the server’s capabilities as browser bots can be used to mimic user behaviour on the website.</w:delText>
        </w:r>
      </w:del>
    </w:p>
    <w:p w:rsidR="00D30E86" w:rsidRDefault="00655D4A" w:rsidP="00D30E86">
      <w:pPr>
        <w:jc w:val="both"/>
        <w:rPr>
          <w:rFonts w:cs="Times New Roman"/>
          <w:szCs w:val="24"/>
          <w:lang w:eastAsia="en-AU"/>
        </w:rPr>
      </w:pPr>
      <w:del w:id="24" w:author="Ben White" w:date="2017-11-07T11:24:00Z">
        <w:r w:rsidDel="002D49B6">
          <w:rPr>
            <w:rFonts w:cs="Times New Roman"/>
            <w:szCs w:val="24"/>
            <w:lang w:eastAsia="en-AU"/>
          </w:rPr>
          <w:br/>
        </w:r>
      </w:del>
      <w:r>
        <w:rPr>
          <w:rFonts w:cs="Times New Roman"/>
          <w:szCs w:val="24"/>
          <w:lang w:eastAsia="en-AU"/>
        </w:rPr>
        <w:t xml:space="preserve">The overall strategy is a bottom-up approach test the </w:t>
      </w:r>
      <w:del w:id="25" w:author="Ben White" w:date="2017-11-07T11:24:00Z">
        <w:r w:rsidDel="00196135">
          <w:rPr>
            <w:rFonts w:cs="Times New Roman"/>
            <w:szCs w:val="24"/>
            <w:lang w:eastAsia="en-AU"/>
          </w:rPr>
          <w:delText xml:space="preserve">bare </w:delText>
        </w:r>
      </w:del>
      <w:ins w:id="26" w:author="Ben White" w:date="2017-11-07T11:24:00Z">
        <w:r w:rsidR="00196135">
          <w:rPr>
            <w:rFonts w:cs="Times New Roman"/>
            <w:szCs w:val="24"/>
            <w:lang w:eastAsia="en-AU"/>
          </w:rPr>
          <w:t xml:space="preserve">raw </w:t>
        </w:r>
      </w:ins>
      <w:r>
        <w:rPr>
          <w:rFonts w:cs="Times New Roman"/>
          <w:szCs w:val="24"/>
          <w:lang w:eastAsia="en-AU"/>
        </w:rPr>
        <w:t xml:space="preserve">code itself, using the command line </w:t>
      </w:r>
      <w:del w:id="27" w:author="Ben White" w:date="2017-11-07T11:25:00Z">
        <w:r w:rsidR="00E47DC1" w:rsidDel="00196135">
          <w:rPr>
            <w:rFonts w:cs="Times New Roman"/>
            <w:szCs w:val="24"/>
            <w:lang w:eastAsia="en-AU"/>
          </w:rPr>
          <w:delText>to</w:delText>
        </w:r>
        <w:r w:rsidDel="00196135">
          <w:rPr>
            <w:rFonts w:cs="Times New Roman"/>
            <w:szCs w:val="24"/>
            <w:lang w:eastAsia="en-AU"/>
          </w:rPr>
          <w:delText xml:space="preserve"> test this </w:delText>
        </w:r>
      </w:del>
      <w:r>
        <w:rPr>
          <w:rFonts w:cs="Times New Roman"/>
          <w:szCs w:val="24"/>
          <w:lang w:eastAsia="en-AU"/>
        </w:rPr>
        <w:t xml:space="preserve">(Refer to </w:t>
      </w:r>
      <w:hyperlink w:anchor="_Automated_Testing" w:history="1">
        <w:r w:rsidRPr="00655D4A">
          <w:rPr>
            <w:rStyle w:val="Hyperlink"/>
            <w:rFonts w:cs="Times New Roman"/>
            <w:szCs w:val="24"/>
            <w:lang w:eastAsia="en-AU"/>
          </w:rPr>
          <w:t>Automated Testing</w:t>
        </w:r>
      </w:hyperlink>
      <w:r>
        <w:rPr>
          <w:rFonts w:cs="Times New Roman"/>
          <w:szCs w:val="24"/>
          <w:lang w:eastAsia="en-AU"/>
        </w:rPr>
        <w:t xml:space="preserve"> for more detail)</w:t>
      </w:r>
      <w:ins w:id="28" w:author="Ben White" w:date="2017-11-07T11:25:00Z">
        <w:r w:rsidR="00196135">
          <w:rPr>
            <w:rFonts w:cs="Times New Roman"/>
            <w:szCs w:val="24"/>
            <w:lang w:eastAsia="en-AU"/>
          </w:rPr>
          <w:t xml:space="preserve">  The next stage uses</w:t>
        </w:r>
      </w:ins>
      <w:del w:id="29" w:author="Ben White" w:date="2017-11-07T11:25:00Z">
        <w:r w:rsidR="00360AA1" w:rsidDel="00196135">
          <w:rPr>
            <w:rFonts w:cs="Times New Roman"/>
            <w:szCs w:val="24"/>
            <w:lang w:eastAsia="en-AU"/>
          </w:rPr>
          <w:delText>, from here I will move on to using</w:delText>
        </w:r>
      </w:del>
      <w:r w:rsidR="00360AA1">
        <w:rPr>
          <w:rFonts w:cs="Times New Roman"/>
          <w:szCs w:val="24"/>
          <w:lang w:eastAsia="en-AU"/>
        </w:rPr>
        <w:t xml:space="preserve"> browser bots to ensure that </w:t>
      </w:r>
      <w:del w:id="30" w:author="Ben White" w:date="2017-11-07T11:25:00Z">
        <w:r w:rsidR="00360AA1" w:rsidDel="00196135">
          <w:rPr>
            <w:rFonts w:cs="Times New Roman"/>
            <w:szCs w:val="24"/>
            <w:lang w:eastAsia="en-AU"/>
          </w:rPr>
          <w:delText xml:space="preserve">logic </w:delText>
        </w:r>
      </w:del>
      <w:ins w:id="31" w:author="Ben White" w:date="2017-11-07T11:25:00Z">
        <w:r w:rsidR="00196135">
          <w:rPr>
            <w:rFonts w:cs="Times New Roman"/>
            <w:szCs w:val="24"/>
            <w:lang w:eastAsia="en-AU"/>
          </w:rPr>
          <w:t xml:space="preserve">code </w:t>
        </w:r>
      </w:ins>
      <w:r w:rsidR="00360AA1">
        <w:rPr>
          <w:rFonts w:cs="Times New Roman"/>
          <w:szCs w:val="24"/>
          <w:lang w:eastAsia="en-AU"/>
        </w:rPr>
        <w:t xml:space="preserve">works within a web browser </w:t>
      </w:r>
      <w:del w:id="32" w:author="Ben White" w:date="2017-11-07T11:25:00Z">
        <w:r w:rsidR="00360AA1" w:rsidDel="00196135">
          <w:rPr>
            <w:rFonts w:cs="Times New Roman"/>
            <w:szCs w:val="24"/>
            <w:lang w:eastAsia="en-AU"/>
          </w:rPr>
          <w:delText xml:space="preserve">as well </w:delText>
        </w:r>
      </w:del>
      <w:r w:rsidR="00360AA1">
        <w:rPr>
          <w:rFonts w:cs="Times New Roman"/>
          <w:szCs w:val="24"/>
          <w:lang w:eastAsia="en-AU"/>
        </w:rPr>
        <w:t xml:space="preserve">(While checking its compatibility with </w:t>
      </w:r>
      <w:ins w:id="33" w:author="Ben White" w:date="2017-11-07T11:26:00Z">
        <w:r w:rsidR="00196135">
          <w:rPr>
            <w:rFonts w:cs="Times New Roman"/>
            <w:szCs w:val="24"/>
            <w:lang w:eastAsia="en-AU"/>
          </w:rPr>
          <w:t xml:space="preserve">different </w:t>
        </w:r>
      </w:ins>
      <w:r w:rsidR="00360AA1">
        <w:rPr>
          <w:rFonts w:cs="Times New Roman"/>
          <w:szCs w:val="24"/>
          <w:lang w:eastAsia="en-AU"/>
        </w:rPr>
        <w:t xml:space="preserve">web browsers). Finally, </w:t>
      </w:r>
      <w:del w:id="34" w:author="Ben White" w:date="2017-11-07T11:26:00Z">
        <w:r w:rsidR="00360AA1" w:rsidDel="00196135">
          <w:rPr>
            <w:rFonts w:cs="Times New Roman"/>
            <w:szCs w:val="24"/>
            <w:lang w:eastAsia="en-AU"/>
          </w:rPr>
          <w:delText>I will conclude with running the game manually myself in each browser</w:delText>
        </w:r>
      </w:del>
      <w:ins w:id="35" w:author="Ben White" w:date="2017-11-07T11:26:00Z">
        <w:r w:rsidR="00196135">
          <w:rPr>
            <w:rFonts w:cs="Times New Roman"/>
            <w:szCs w:val="24"/>
            <w:lang w:eastAsia="en-AU"/>
          </w:rPr>
          <w:t>the game is run manually across different browsers</w:t>
        </w:r>
      </w:ins>
      <w:r w:rsidR="00360AA1">
        <w:rPr>
          <w:rFonts w:cs="Times New Roman"/>
          <w:szCs w:val="24"/>
          <w:lang w:eastAsia="en-AU"/>
        </w:rPr>
        <w:t>.</w:t>
      </w:r>
    </w:p>
    <w:p w:rsidR="00655D4A" w:rsidRPr="001F5CCF" w:rsidRDefault="00655D4A" w:rsidP="00655D4A">
      <w:pPr>
        <w:pStyle w:val="Heading3"/>
        <w:rPr>
          <w:u w:val="single"/>
        </w:rPr>
      </w:pPr>
      <w:bookmarkStart w:id="36" w:name="_Automated_Testing"/>
      <w:bookmarkStart w:id="37" w:name="_Toc481344787"/>
      <w:bookmarkEnd w:id="36"/>
      <w:r w:rsidRPr="001F5CCF">
        <w:rPr>
          <w:u w:val="single"/>
        </w:rPr>
        <w:t>Automated Testing</w:t>
      </w:r>
      <w:bookmarkEnd w:id="37"/>
    </w:p>
    <w:p w:rsidR="00D30E86" w:rsidRDefault="00655D4A" w:rsidP="00D30E86">
      <w:pPr>
        <w:jc w:val="both"/>
      </w:pPr>
      <w:r>
        <w:t xml:space="preserve">Automated Testing </w:t>
      </w:r>
      <w:del w:id="38" w:author="Ben White" w:date="2017-11-07T11:27:00Z">
        <w:r w:rsidDel="00196135">
          <w:delText>will be used in just about all</w:delText>
        </w:r>
      </w:del>
      <w:ins w:id="39" w:author="Ben White" w:date="2017-11-07T11:27:00Z">
        <w:r w:rsidR="00196135">
          <w:t>is used in most</w:t>
        </w:r>
      </w:ins>
      <w:r>
        <w:t xml:space="preserve"> areas of testing</w:t>
      </w:r>
      <w:r w:rsidR="00360AA1">
        <w:t xml:space="preserve"> using the tests.py from every application inside the oTree Project, the project was divided into three applications, Lottery Game, Biosecurity, and Results. These tests can be run </w:t>
      </w:r>
      <w:del w:id="40" w:author="Ben White" w:date="2017-11-07T11:27:00Z">
        <w:r w:rsidR="00360AA1" w:rsidDel="00196135">
          <w:delText xml:space="preserve">inside </w:delText>
        </w:r>
      </w:del>
      <w:ins w:id="41" w:author="Ben White" w:date="2017-11-07T11:27:00Z">
        <w:r w:rsidR="00196135">
          <w:t xml:space="preserve">from </w:t>
        </w:r>
      </w:ins>
      <w:r w:rsidR="00360AA1">
        <w:t xml:space="preserve">the command line using oTree test &lt;session_config_name&gt; </w:t>
      </w:r>
      <w:ins w:id="42" w:author="Ben White" w:date="2017-11-07T11:28:00Z">
        <w:r w:rsidR="00196135">
          <w:t xml:space="preserve"> </w:t>
        </w:r>
      </w:ins>
      <w:del w:id="43" w:author="Ben White" w:date="2017-11-07T11:28:00Z">
        <w:r w:rsidR="00360AA1" w:rsidDel="00196135">
          <w:delText xml:space="preserve">using numbers as arguments </w:delText>
        </w:r>
      </w:del>
      <w:r w:rsidR="00360AA1">
        <w:t xml:space="preserve">to conduct tests with a different number of participants. An example of such a test would be </w:t>
      </w:r>
      <w:r w:rsidR="00360AA1">
        <w:rPr>
          <w:i/>
        </w:rPr>
        <w:t>otree test basic_biosecurity_test 4</w:t>
      </w:r>
      <w:r w:rsidR="00360AA1">
        <w:t xml:space="preserve"> which means that the command line will use the test.py from the application Biosecurity and run the session configuration ‘basic_biosecurity_test’ using 4 participants.</w:t>
      </w:r>
    </w:p>
    <w:p w:rsidR="00D30E86" w:rsidRDefault="00360AA1" w:rsidP="00D30E86">
      <w:pPr>
        <w:jc w:val="both"/>
      </w:pPr>
      <w:r>
        <w:t xml:space="preserve">The automated tests do verification checks to see if the game produces the correct results given costs, player approvals, etc. If the game completes a </w:t>
      </w:r>
      <w:r w:rsidR="00290A4F">
        <w:t>test,</w:t>
      </w:r>
      <w:r>
        <w:t xml:space="preserve"> then it indicates that the game ran without an AssertionError which in oTree occurs whenever an assert statement failed or a game failed to finish due to oTree </w:t>
      </w:r>
      <w:del w:id="44" w:author="Ben White" w:date="2017-11-07T11:29:00Z">
        <w:r w:rsidDel="00196135">
          <w:delText>having no progress</w:delText>
        </w:r>
      </w:del>
      <w:ins w:id="45" w:author="Ben White" w:date="2017-11-07T11:29:00Z">
        <w:r w:rsidR="00196135">
          <w:t>not progressing through</w:t>
        </w:r>
      </w:ins>
      <w:del w:id="46" w:author="Ben White" w:date="2017-11-07T11:29:00Z">
        <w:r w:rsidDel="00196135">
          <w:delText xml:space="preserve"> in</w:delText>
        </w:r>
      </w:del>
      <w:r>
        <w:t xml:space="preserve"> the game </w:t>
      </w:r>
      <w:r w:rsidR="00290A4F">
        <w:t>(it doesn’t progress to the next page with a form). In the case of a test being completed successfully then this will appear on the command line at the end of the test:</w:t>
      </w:r>
    </w:p>
    <w:p w:rsidR="0098632E" w:rsidRDefault="0098632E" w:rsidP="00D30E86">
      <w:pPr>
        <w:jc w:val="both"/>
        <w:rPr>
          <w:noProof/>
          <w:lang w:eastAsia="en-AU"/>
        </w:rPr>
      </w:pPr>
    </w:p>
    <w:p w:rsidR="00655D4A" w:rsidRDefault="00F75186" w:rsidP="00D30E86">
      <w:pPr>
        <w:jc w:val="both"/>
      </w:pPr>
      <w:r>
        <w:rPr>
          <w:noProof/>
          <w:lang w:eastAsia="en-AU"/>
        </w:rPr>
        <w:drawing>
          <wp:inline distT="0" distB="0" distL="0" distR="0" wp14:anchorId="0A8D8373" wp14:editId="6E5DD493">
            <wp:extent cx="5593080" cy="609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7567" r="2416" b="4073"/>
                    <a:stretch/>
                  </pic:blipFill>
                  <pic:spPr bwMode="auto">
                    <a:xfrm>
                      <a:off x="0" y="0"/>
                      <a:ext cx="5593080" cy="609600"/>
                    </a:xfrm>
                    <a:prstGeom prst="rect">
                      <a:avLst/>
                    </a:prstGeom>
                    <a:ln>
                      <a:noFill/>
                    </a:ln>
                    <a:extLst>
                      <a:ext uri="{53640926-AAD7-44D8-BBD7-CCE9431645EC}">
                        <a14:shadowObscured xmlns:a14="http://schemas.microsoft.com/office/drawing/2010/main"/>
                      </a:ext>
                    </a:extLst>
                  </pic:spPr>
                </pic:pic>
              </a:graphicData>
            </a:graphic>
          </wp:inline>
        </w:drawing>
      </w:r>
    </w:p>
    <w:p w:rsidR="00B5447E" w:rsidRDefault="00B5447E" w:rsidP="00D30E86">
      <w:pPr>
        <w:jc w:val="both"/>
      </w:pPr>
    </w:p>
    <w:p w:rsidR="00344F7E" w:rsidRDefault="00344F7E" w:rsidP="00D30E86">
      <w:pPr>
        <w:jc w:val="both"/>
      </w:pPr>
      <w:r>
        <w:t xml:space="preserve">For the Lottery Game, automated testing </w:t>
      </w:r>
      <w:del w:id="47" w:author="Ben White" w:date="2017-11-07T11:29:00Z">
        <w:r w:rsidDel="00196135">
          <w:delText xml:space="preserve">will always </w:delText>
        </w:r>
      </w:del>
      <w:r>
        <w:t>double check</w:t>
      </w:r>
      <w:ins w:id="48" w:author="Ben White" w:date="2017-11-07T11:29:00Z">
        <w:r w:rsidR="00196135">
          <w:t>s</w:t>
        </w:r>
      </w:ins>
      <w:r>
        <w:t xml:space="preserve"> that the quiz for testing people’s understanding of the game is working correctly giving an incorrect answer to see if it will fail, and then giving the correct answers. For the actual Lottery </w:t>
      </w:r>
      <w:r w:rsidR="0008738E">
        <w:t>Game,</w:t>
      </w:r>
      <w:r>
        <w:t xml:space="preserve"> itself, it randomly chooses A or B for the forms to make sure the data goes in through the form as there is no </w:t>
      </w:r>
      <w:r w:rsidR="00E47DC1">
        <w:t>tangible way</w:t>
      </w:r>
      <w:r>
        <w:t xml:space="preserve"> to verify that</w:t>
      </w:r>
      <w:r w:rsidR="0046657F">
        <w:t xml:space="preserve"> a person gets an</w:t>
      </w:r>
      <w:r>
        <w:t xml:space="preserve"> exact result, due to the </w:t>
      </w:r>
      <w:del w:id="49" w:author="Ben White" w:date="2017-11-07T11:30:00Z">
        <w:r w:rsidDel="00196135">
          <w:delText>randomness of the</w:delText>
        </w:r>
      </w:del>
      <w:ins w:id="50" w:author="Ben White" w:date="2017-11-07T11:30:00Z">
        <w:r w:rsidR="00196135">
          <w:t>random</w:t>
        </w:r>
      </w:ins>
      <w:r>
        <w:t xml:space="preserve"> selection of the winning game for every single session.</w:t>
      </w:r>
    </w:p>
    <w:p w:rsidR="007C3785" w:rsidRDefault="00344F7E" w:rsidP="00D30E86">
      <w:pPr>
        <w:jc w:val="both"/>
      </w:pPr>
      <w:del w:id="51" w:author="Ben White" w:date="2017-11-07T11:30:00Z">
        <w:r w:rsidDel="00196135">
          <w:delText>Focusing on the</w:delText>
        </w:r>
      </w:del>
      <w:ins w:id="52" w:author="Ben White" w:date="2017-11-07T11:30:00Z">
        <w:r w:rsidR="00196135">
          <w:t xml:space="preserve">In the </w:t>
        </w:r>
      </w:ins>
      <w:r>
        <w:t xml:space="preserve"> Biosecurity Game, </w:t>
      </w:r>
      <w:r w:rsidR="007C3785">
        <w:t xml:space="preserve">automated testing </w:t>
      </w:r>
      <w:del w:id="53" w:author="Ben White" w:date="2017-11-07T11:31:00Z">
        <w:r w:rsidR="007C3785" w:rsidDel="00196135">
          <w:delText>conducts itself using</w:delText>
        </w:r>
      </w:del>
      <w:ins w:id="54" w:author="Ben White" w:date="2017-11-07T11:31:00Z">
        <w:r w:rsidR="00196135">
          <w:t xml:space="preserve">applies </w:t>
        </w:r>
      </w:ins>
      <w:r w:rsidR="007C3785">
        <w:t xml:space="preserve"> different scenarios, the first being random where for every single form it produces a random value and performs checks on these values by replicating the same equations used in the code of the game and then comparing the results of the game with the results of the test using assert statements. </w:t>
      </w:r>
      <w:r w:rsidR="00B5447E">
        <w:t>To be specific the values that are tested throughout the game are the costs of protection for every single round, the funds at the end of each round, any group pledges that were performed, and finally the approvals by players. In the random scenario, we use random values for every single form required. The automated tests conduct other scenarios in the order mentioned below, which each scenario will show the values used for each of the values being tested above:</w:t>
      </w:r>
    </w:p>
    <w:p w:rsidR="00B5447E" w:rsidRDefault="00B5447E" w:rsidP="00D30E86">
      <w:pPr>
        <w:jc w:val="both"/>
      </w:pPr>
      <w:r>
        <w:t>Quarter: 25% Max Protection for the cost of protection, funds are dep</w:t>
      </w:r>
      <w:r w:rsidR="000435A2">
        <w:t xml:space="preserve">endent on whether there was an outbreak </w:t>
      </w:r>
      <w:r>
        <w:t xml:space="preserve">or not and hence random and will not be mentioned further, </w:t>
      </w:r>
      <w:r w:rsidR="007510DB">
        <w:t>group pledging is done randomly and the approvals are always -6.</w:t>
      </w:r>
    </w:p>
    <w:p w:rsidR="007510DB" w:rsidRDefault="007510DB" w:rsidP="00D30E86">
      <w:pPr>
        <w:jc w:val="both"/>
      </w:pPr>
      <w:r>
        <w:t>Half: 50% Max Protection for the cost of protection, group pledging is done randomly and approvals are always 3.</w:t>
      </w:r>
    </w:p>
    <w:p w:rsidR="007510DB" w:rsidRDefault="007510DB" w:rsidP="00D30E86">
      <w:pPr>
        <w:jc w:val="both"/>
      </w:pPr>
      <w:r>
        <w:t>Three-Quarters: 75% Max Protection for the cost of protection, group pledging is done randomly and approvals are always done at 6.</w:t>
      </w:r>
    </w:p>
    <w:p w:rsidR="007510DB" w:rsidRDefault="007510DB" w:rsidP="00D30E86">
      <w:pPr>
        <w:jc w:val="both"/>
      </w:pPr>
      <w:r>
        <w:t>Full: Max Protection for the cost of protection, group pledging is random and approvals are always 0.</w:t>
      </w:r>
    </w:p>
    <w:p w:rsidR="007510DB" w:rsidRDefault="00B25A0B" w:rsidP="00D30E86">
      <w:pPr>
        <w:jc w:val="both"/>
      </w:pPr>
      <w:r>
        <w:t>Half0HalfFull</w:t>
      </w:r>
      <w:r w:rsidR="007510DB">
        <w:t>: Half of the bots do Max Protection, while the other half do no protection whatsoever, group pledging and approvals are random.</w:t>
      </w:r>
    </w:p>
    <w:p w:rsidR="007510DB" w:rsidRDefault="007510DB" w:rsidP="00D30E86">
      <w:pPr>
        <w:jc w:val="both"/>
      </w:pPr>
      <w:r>
        <w:t>Bankrupt: No protection at all, group pledging and approvals are random.</w:t>
      </w:r>
    </w:p>
    <w:p w:rsidR="002F7759" w:rsidRDefault="002F7759" w:rsidP="00D30E86">
      <w:pPr>
        <w:jc w:val="both"/>
      </w:pPr>
      <w:r>
        <w:t>There are default values used for every test throughout, the maximum amount of protection that can be used is always 15, the cost of upkeep is always 5, the revenue is always 25</w:t>
      </w:r>
      <w:r w:rsidR="00344F7E">
        <w:t>, the starting amount for every player is 25</w:t>
      </w:r>
      <w:r>
        <w:t xml:space="preserve">, the minimum </w:t>
      </w:r>
      <w:del w:id="55" w:author="Ben White" w:date="2017-11-07T11:34:00Z">
        <w:r w:rsidDel="00196135">
          <w:delText>amount of chance</w:delText>
        </w:r>
      </w:del>
      <w:ins w:id="56" w:author="Ben White" w:date="2017-11-07T11:34:00Z">
        <w:r w:rsidR="00196135">
          <w:t>probability</w:t>
        </w:r>
      </w:ins>
      <w:r>
        <w:t xml:space="preserve"> that someone is not the source of the </w:t>
      </w:r>
      <w:r w:rsidR="000435A2">
        <w:t>outbreak</w:t>
      </w:r>
      <w:r w:rsidR="00AF4C55">
        <w:t xml:space="preserve"> is 6</w:t>
      </w:r>
      <w:r>
        <w:t xml:space="preserve">0% (refer to </w:t>
      </w:r>
      <w:hyperlink w:anchor="_Test_1:_The" w:history="1">
        <w:r w:rsidRPr="00AF4C55">
          <w:rPr>
            <w:rStyle w:val="Hyperlink"/>
          </w:rPr>
          <w:t>Test</w:t>
        </w:r>
        <w:r w:rsidR="00AF4C55" w:rsidRPr="00AF4C55">
          <w:rPr>
            <w:rStyle w:val="Hyperlink"/>
          </w:rPr>
          <w:t xml:space="preserve"> 1: The Frequency of Outbreaks</w:t>
        </w:r>
      </w:hyperlink>
      <w:r>
        <w:t xml:space="preserve">), the number of participants is 4 </w:t>
      </w:r>
      <w:del w:id="57" w:author="Ben White" w:date="2017-11-07T11:34:00Z">
        <w:r w:rsidDel="00196135">
          <w:delText xml:space="preserve">which </w:delText>
        </w:r>
      </w:del>
      <w:ins w:id="58" w:author="Ben White" w:date="2017-11-07T11:34:00Z">
        <w:r w:rsidR="00196135">
          <w:t xml:space="preserve">and </w:t>
        </w:r>
      </w:ins>
      <w:r>
        <w:t xml:space="preserve">all participants are </w:t>
      </w:r>
      <w:del w:id="59" w:author="Ben White" w:date="2017-11-07T11:34:00Z">
        <w:r w:rsidDel="00196135">
          <w:delText xml:space="preserve">all </w:delText>
        </w:r>
      </w:del>
      <w:r>
        <w:t>in a single group.</w:t>
      </w:r>
      <w:r w:rsidR="00344F7E">
        <w:t xml:space="preserve"> Finally, a pledging round comes every 3 rounds and every round is when an approval by contribution takes place. </w:t>
      </w:r>
    </w:p>
    <w:p w:rsidR="00344F7E" w:rsidRDefault="00344F7E" w:rsidP="00D30E86">
      <w:pPr>
        <w:jc w:val="both"/>
      </w:pPr>
      <w:r>
        <w:t xml:space="preserve">Finally, the Results has a survey to which each </w:t>
      </w:r>
      <w:r w:rsidR="0046657F">
        <w:t>bot</w:t>
      </w:r>
      <w:r>
        <w:t xml:space="preserve"> automatically completes and just waits for correct pages to come forth.</w:t>
      </w:r>
    </w:p>
    <w:p w:rsidR="00344F7E" w:rsidRPr="00360AA1" w:rsidRDefault="00290A4F" w:rsidP="00D30E86">
      <w:pPr>
        <w:jc w:val="both"/>
      </w:pPr>
      <w:r>
        <w:t>The same code that lies within the test.py for every application that does the command line testing also does the browser bot testing and therefore it’s safe to conclude that if a browser bot test completes without a fault, then the game’s logic is compatible with the browser.</w:t>
      </w:r>
    </w:p>
    <w:p w:rsidR="00655D4A" w:rsidRPr="001F5CCF" w:rsidRDefault="00655D4A" w:rsidP="00655D4A">
      <w:pPr>
        <w:pStyle w:val="Heading3"/>
        <w:rPr>
          <w:u w:val="single"/>
        </w:rPr>
      </w:pPr>
      <w:bookmarkStart w:id="60" w:name="_Toc481344788"/>
      <w:r w:rsidRPr="001F5CCF">
        <w:rPr>
          <w:u w:val="single"/>
        </w:rPr>
        <w:t>Hardware and Manual Testing</w:t>
      </w:r>
      <w:bookmarkEnd w:id="60"/>
    </w:p>
    <w:p w:rsidR="00D30E86" w:rsidRDefault="00290A4F" w:rsidP="00D30E86">
      <w:pPr>
        <w:jc w:val="both"/>
      </w:pPr>
      <w:del w:id="61" w:author="Ben White" w:date="2017-11-07T11:35:00Z">
        <w:r w:rsidDel="002C63D3">
          <w:delText>The manual testing</w:delText>
        </w:r>
      </w:del>
      <w:ins w:id="62" w:author="Ben White" w:date="2017-11-07T11:35:00Z">
        <w:r w:rsidR="002C63D3">
          <w:t>Manual testing</w:t>
        </w:r>
      </w:ins>
      <w:r>
        <w:t xml:space="preserve"> </w:t>
      </w:r>
      <w:del w:id="63" w:author="Ben White" w:date="2017-11-07T11:35:00Z">
        <w:r w:rsidDel="002C63D3">
          <w:delText xml:space="preserve">will </w:delText>
        </w:r>
      </w:del>
      <w:r>
        <w:t>involve</w:t>
      </w:r>
      <w:ins w:id="64" w:author="Ben White" w:date="2017-11-07T11:35:00Z">
        <w:r w:rsidR="002C63D3">
          <w:t>s</w:t>
        </w:r>
      </w:ins>
      <w:r>
        <w:t xml:space="preserve"> </w:t>
      </w:r>
      <w:del w:id="65" w:author="Ben White" w:date="2017-11-07T11:35:00Z">
        <w:r w:rsidDel="002C63D3">
          <w:delText xml:space="preserve">simply </w:delText>
        </w:r>
      </w:del>
      <w:r>
        <w:t>running the game manually instead</w:t>
      </w:r>
      <w:del w:id="66" w:author="Ben White" w:date="2017-11-07T11:35:00Z">
        <w:r w:rsidDel="002C63D3">
          <w:delText xml:space="preserve"> of having automated tests complete the game</w:delText>
        </w:r>
      </w:del>
      <w:r>
        <w:t xml:space="preserve">. Manual Testing </w:t>
      </w:r>
      <w:del w:id="67" w:author="Ben White" w:date="2017-11-07T11:36:00Z">
        <w:r w:rsidDel="002C63D3">
          <w:delText>will be heavily</w:delText>
        </w:r>
      </w:del>
      <w:ins w:id="68" w:author="Ben White" w:date="2017-11-07T11:36:00Z">
        <w:r w:rsidR="002C63D3">
          <w:t>is</w:t>
        </w:r>
      </w:ins>
      <w:r>
        <w:t xml:space="preserve"> used during compatibility testing to verify that each form </w:t>
      </w:r>
      <w:del w:id="69" w:author="Ben White" w:date="2017-11-07T11:36:00Z">
        <w:r w:rsidDel="002C63D3">
          <w:delText xml:space="preserve">works as we expect </w:delText>
        </w:r>
      </w:del>
      <w:r>
        <w:t>in each web browser</w:t>
      </w:r>
      <w:ins w:id="70" w:author="Ben White" w:date="2017-11-07T11:36:00Z">
        <w:r w:rsidR="002C63D3">
          <w:t xml:space="preserve"> works as expected</w:t>
        </w:r>
      </w:ins>
      <w:r>
        <w:t xml:space="preserve">. </w:t>
      </w:r>
      <w:r w:rsidR="00F75186">
        <w:t xml:space="preserve">Manual Testing will include verifying the data </w:t>
      </w:r>
      <w:del w:id="71" w:author="Ben White" w:date="2017-11-07T11:36:00Z">
        <w:r w:rsidR="00F75186" w:rsidDel="002C63D3">
          <w:delText xml:space="preserve">that </w:delText>
        </w:r>
      </w:del>
      <w:ins w:id="72" w:author="Ben White" w:date="2017-11-07T11:36:00Z">
        <w:r w:rsidR="002C63D3">
          <w:t>produced by</w:t>
        </w:r>
        <w:r w:rsidR="002C63D3">
          <w:t xml:space="preserve"> </w:t>
        </w:r>
      </w:ins>
      <w:r w:rsidR="00F75186">
        <w:t xml:space="preserve">oTree </w:t>
      </w:r>
      <w:del w:id="73" w:author="Ben White" w:date="2017-11-07T11:36:00Z">
        <w:r w:rsidR="00F75186" w:rsidDel="002C63D3">
          <w:delText xml:space="preserve">produces </w:delText>
        </w:r>
      </w:del>
      <w:r w:rsidR="00F75186">
        <w:t xml:space="preserve">every time a session is run, this will be the least tested part of the entire program as it simply loads data from a database which I don’t have much control of as oTree by design </w:t>
      </w:r>
      <w:del w:id="74" w:author="Ben White" w:date="2017-11-07T11:37:00Z">
        <w:r w:rsidR="00F75186" w:rsidDel="002C63D3">
          <w:delText>puts all the data inside the database by design without me as a user specifying every single round that I want to store the data</w:delText>
        </w:r>
      </w:del>
      <w:ins w:id="75" w:author="Ben White" w:date="2017-11-07T11:37:00Z">
        <w:r w:rsidR="002C63D3">
          <w:t>automatically puts the data into the database</w:t>
        </w:r>
      </w:ins>
      <w:r w:rsidR="00F75186">
        <w:t>.</w:t>
      </w:r>
    </w:p>
    <w:p w:rsidR="00290A4F" w:rsidRPr="00655D4A" w:rsidRDefault="00F75186" w:rsidP="00D30E86">
      <w:pPr>
        <w:jc w:val="both"/>
      </w:pPr>
      <w:r>
        <w:br/>
        <w:t xml:space="preserve">Hardware testing will be conducted to see how the server performs under load. To put strain on the server </w:t>
      </w:r>
      <w:del w:id="76" w:author="Ben White" w:date="2017-11-07T11:38:00Z">
        <w:r w:rsidDel="002C63D3">
          <w:delText xml:space="preserve">I will conduct tests with automated testing and </w:delText>
        </w:r>
        <w:r w:rsidR="00BB67EA" w:rsidDel="002C63D3">
          <w:delText>a substantial number</w:delText>
        </w:r>
        <w:r w:rsidDel="002C63D3">
          <w:delText xml:space="preserve"> of participants</w:delText>
        </w:r>
      </w:del>
      <w:ins w:id="77" w:author="Ben White" w:date="2017-11-07T11:38:00Z">
        <w:r w:rsidR="002C63D3">
          <w:t>the game is run with a</w:t>
        </w:r>
      </w:ins>
      <w:ins w:id="78" w:author="Ben White" w:date="2017-11-07T11:49:00Z">
        <w:r w:rsidR="00196A2D">
          <w:t>a number of participants that would far exceed the usual number playing the game which is less than 10.</w:t>
        </w:r>
      </w:ins>
      <w:del w:id="79" w:author="Ben White" w:date="2017-11-07T11:49:00Z">
        <w:r w:rsidDel="00196A2D">
          <w:delText xml:space="preserve">. Doing this will mimic how the server will behave when so many participants are all on the server playing each </w:delText>
        </w:r>
        <w:r w:rsidR="009F195C" w:rsidDel="00196A2D">
          <w:delText>game all at once. It’s here that</w:delText>
        </w:r>
        <w:r w:rsidDel="00196A2D">
          <w:delText xml:space="preserve"> major changes to the amount of resources the server has availabl</w:delText>
        </w:r>
        <w:r w:rsidR="00BB67EA" w:rsidDel="00196A2D">
          <w:delText>e will be documented. No other h</w:delText>
        </w:r>
        <w:r w:rsidDel="00196A2D">
          <w:delText>ardware testing is required here, as I have no good means of backing up the database</w:delText>
        </w:r>
        <w:r w:rsidR="0098632E" w:rsidDel="00196A2D">
          <w:delText xml:space="preserve"> that</w:delText>
        </w:r>
        <w:r w:rsidDel="00196A2D">
          <w:delText xml:space="preserve"> will </w:delText>
        </w:r>
        <w:r w:rsidR="0098632E" w:rsidDel="00196A2D">
          <w:delText>contain</w:delText>
        </w:r>
        <w:r w:rsidDel="00196A2D">
          <w:delText xml:space="preserve"> the data for all the sessions</w:delText>
        </w:r>
        <w:r w:rsidR="0098632E" w:rsidDel="00196A2D">
          <w:delText xml:space="preserve"> on a separate machine to the server, hence testing of the backup solutions will be restricted to getting any backups stored on the server itself</w:delText>
        </w:r>
        <w:r w:rsidDel="00196A2D">
          <w:delText>.</w:delText>
        </w:r>
      </w:del>
    </w:p>
    <w:p w:rsidR="003C0C63" w:rsidRPr="001F5CCF" w:rsidRDefault="009F195C" w:rsidP="00AF4C55">
      <w:pPr>
        <w:pStyle w:val="Heading2"/>
        <w:rPr>
          <w:u w:val="single"/>
        </w:rPr>
      </w:pPr>
      <w:bookmarkStart w:id="80" w:name="Test_A"/>
      <w:bookmarkStart w:id="81" w:name="_Test_1:_The"/>
      <w:bookmarkStart w:id="82" w:name="_Toc481344789"/>
      <w:bookmarkEnd w:id="80"/>
      <w:bookmarkEnd w:id="81"/>
      <w:r w:rsidRPr="001F5CCF">
        <w:rPr>
          <w:u w:val="single"/>
        </w:rPr>
        <w:t>Test 1: The Frequency of Outbreaks</w:t>
      </w:r>
      <w:bookmarkEnd w:id="82"/>
    </w:p>
    <w:p w:rsidR="002B430A" w:rsidRDefault="009F195C" w:rsidP="00D30E86">
      <w:pPr>
        <w:spacing w:after="0" w:line="240" w:lineRule="auto"/>
        <w:jc w:val="both"/>
        <w:rPr>
          <w:rFonts w:eastAsia="Times New Roman" w:cs="Times New Roman"/>
          <w:color w:val="000000"/>
          <w:szCs w:val="24"/>
          <w:shd w:val="clear" w:color="auto" w:fill="FFFFFF"/>
          <w:lang w:eastAsia="en-AU"/>
        </w:rPr>
      </w:pPr>
      <w:del w:id="83" w:author="Ben White" w:date="2017-11-07T11:50:00Z">
        <w:r w:rsidDel="00196A2D">
          <w:rPr>
            <w:rFonts w:eastAsia="Times New Roman" w:cs="Times New Roman"/>
            <w:color w:val="000000"/>
            <w:szCs w:val="24"/>
            <w:shd w:val="clear" w:color="auto" w:fill="FFFFFF"/>
            <w:lang w:eastAsia="en-AU"/>
          </w:rPr>
          <w:delText>The first iteration of the biosecurity game took an average of everyone’s protection and then generated a random number, and if the random number was higher than this, then an outbreak would occur. However, in this iteration, we now take a joint probability, this meant that calibration was needed to see the frequency of outbreaks and how participants would fare in different conditions depending on how they decided to play.</w:delText>
        </w:r>
      </w:del>
      <w:ins w:id="84" w:author="Ben White" w:date="2017-11-07T11:50:00Z">
        <w:r w:rsidR="00196A2D">
          <w:rPr>
            <w:rFonts w:eastAsia="Times New Roman" w:cs="Times New Roman"/>
            <w:color w:val="000000"/>
            <w:szCs w:val="24"/>
            <w:shd w:val="clear" w:color="auto" w:fill="FFFFFF"/>
            <w:lang w:eastAsia="en-AU"/>
          </w:rPr>
          <w:t xml:space="preserve">The frequency of outbreaks in the game is determined randomly by the joint probability of protection. </w:t>
        </w:r>
      </w:ins>
      <w:del w:id="85" w:author="Ben White" w:date="2017-11-07T11:51:00Z">
        <w:r w:rsidDel="00196A2D">
          <w:rPr>
            <w:rFonts w:eastAsia="Times New Roman" w:cs="Times New Roman"/>
            <w:color w:val="000000"/>
            <w:szCs w:val="24"/>
            <w:shd w:val="clear" w:color="auto" w:fill="FFFFFF"/>
            <w:lang w:eastAsia="en-AU"/>
          </w:rPr>
          <w:delText xml:space="preserve"> In an ideal game where everyone was cooperative, there would be at least 3-5 outbreaks wit</w:delText>
        </w:r>
        <w:r w:rsidR="000435A2" w:rsidDel="00196A2D">
          <w:rPr>
            <w:rFonts w:eastAsia="Times New Roman" w:cs="Times New Roman"/>
            <w:color w:val="000000"/>
            <w:szCs w:val="24"/>
            <w:shd w:val="clear" w:color="auto" w:fill="FFFFFF"/>
            <w:lang w:eastAsia="en-AU"/>
          </w:rPr>
          <w:delText>h participants gaining a profit. In contrast, if participants weren’t cooperating then there would be at least 8-15 outbreaks depending on how uncooperative they were and a loss from the starting amount of $25, with the potential of a small bankruptcy (up to $10 in debt).</w:delText>
        </w:r>
        <w:r w:rsidR="004266E4" w:rsidDel="00196A2D">
          <w:rPr>
            <w:rFonts w:eastAsia="Times New Roman" w:cs="Times New Roman"/>
            <w:color w:val="000000"/>
            <w:szCs w:val="24"/>
            <w:shd w:val="clear" w:color="auto" w:fill="FFFFFF"/>
            <w:lang w:eastAsia="en-AU"/>
          </w:rPr>
          <w:delText xml:space="preserve"> </w:delText>
        </w:r>
      </w:del>
      <w:r w:rsidR="004266E4">
        <w:rPr>
          <w:rFonts w:eastAsia="Times New Roman" w:cs="Times New Roman"/>
          <w:color w:val="000000"/>
          <w:szCs w:val="24"/>
          <w:shd w:val="clear" w:color="auto" w:fill="FFFFFF"/>
          <w:lang w:eastAsia="en-AU"/>
        </w:rPr>
        <w:t xml:space="preserve">This test involved changing the maximum amount of protection against biosecurity threats a player could provide in each round and the probability coefficient, or the minimum probability that a player is </w:t>
      </w:r>
      <w:r w:rsidR="004266E4">
        <w:rPr>
          <w:rFonts w:eastAsia="Times New Roman" w:cs="Times New Roman"/>
          <w:b/>
          <w:color w:val="000000"/>
          <w:szCs w:val="24"/>
          <w:shd w:val="clear" w:color="auto" w:fill="FFFFFF"/>
          <w:lang w:eastAsia="en-AU"/>
        </w:rPr>
        <w:t>not</w:t>
      </w:r>
      <w:r w:rsidR="004266E4">
        <w:rPr>
          <w:rFonts w:eastAsia="Times New Roman" w:cs="Times New Roman"/>
          <w:color w:val="000000"/>
          <w:szCs w:val="24"/>
          <w:shd w:val="clear" w:color="auto" w:fill="FFFFFF"/>
          <w:lang w:eastAsia="en-AU"/>
        </w:rPr>
        <w:t xml:space="preserve"> the source of the outbreak. </w:t>
      </w:r>
      <w:del w:id="86" w:author="Ben White" w:date="2017-11-07T11:51:00Z">
        <w:r w:rsidR="004266E4" w:rsidDel="00196A2D">
          <w:rPr>
            <w:rFonts w:eastAsia="Times New Roman" w:cs="Times New Roman"/>
            <w:color w:val="000000"/>
            <w:szCs w:val="24"/>
            <w:shd w:val="clear" w:color="auto" w:fill="FFFFFF"/>
            <w:lang w:eastAsia="en-AU"/>
          </w:rPr>
          <w:delText>Before describing how I conducted the test, one should know how an outbreak is determined, and what happens when an outbreak occurs</w:delText>
        </w:r>
      </w:del>
      <w:ins w:id="87" w:author="Ben White" w:date="2017-11-07T11:51:00Z">
        <w:r w:rsidR="00196A2D">
          <w:rPr>
            <w:rFonts w:eastAsia="Times New Roman" w:cs="Times New Roman"/>
            <w:color w:val="000000"/>
            <w:szCs w:val="24"/>
            <w:shd w:val="clear" w:color="auto" w:fill="FFFFFF"/>
            <w:lang w:eastAsia="en-AU"/>
          </w:rPr>
          <w:t xml:space="preserve">The determination of </w:t>
        </w:r>
      </w:ins>
      <w:ins w:id="88" w:author="Ben White" w:date="2017-11-07T11:52:00Z">
        <w:r w:rsidR="00196A2D">
          <w:rPr>
            <w:rFonts w:eastAsia="Times New Roman" w:cs="Times New Roman"/>
            <w:color w:val="000000"/>
            <w:szCs w:val="24"/>
            <w:shd w:val="clear" w:color="auto" w:fill="FFFFFF"/>
            <w:lang w:eastAsia="en-AU"/>
          </w:rPr>
          <w:t>the probability of an outbreak is described in the following section</w:t>
        </w:r>
      </w:ins>
      <w:r w:rsidR="004266E4">
        <w:rPr>
          <w:rFonts w:eastAsia="Times New Roman" w:cs="Times New Roman"/>
          <w:color w:val="000000"/>
          <w:szCs w:val="24"/>
          <w:shd w:val="clear" w:color="auto" w:fill="FFFFFF"/>
          <w:lang w:eastAsia="en-AU"/>
        </w:rPr>
        <w:t>.</w:t>
      </w:r>
    </w:p>
    <w:p w:rsidR="002B430A" w:rsidDel="00196A2D" w:rsidRDefault="002B430A">
      <w:pPr>
        <w:rPr>
          <w:del w:id="89" w:author="Ben White" w:date="2017-11-07T11:52:00Z"/>
          <w:rFonts w:eastAsia="Times New Roman" w:cs="Times New Roman"/>
          <w:color w:val="000000"/>
          <w:szCs w:val="24"/>
          <w:shd w:val="clear" w:color="auto" w:fill="FFFFFF"/>
          <w:lang w:eastAsia="en-AU"/>
        </w:rPr>
      </w:pPr>
      <w:del w:id="90" w:author="Ben White" w:date="2017-11-07T11:52:00Z">
        <w:r w:rsidDel="00196A2D">
          <w:rPr>
            <w:rFonts w:eastAsia="Times New Roman" w:cs="Times New Roman"/>
            <w:color w:val="000000"/>
            <w:szCs w:val="24"/>
            <w:shd w:val="clear" w:color="auto" w:fill="FFFFFF"/>
            <w:lang w:eastAsia="en-AU"/>
          </w:rPr>
          <w:br w:type="page"/>
        </w:r>
      </w:del>
    </w:p>
    <w:p w:rsidR="006532B6" w:rsidRPr="006532B6" w:rsidRDefault="00CE44E0" w:rsidP="006532B6">
      <w:pPr>
        <w:pStyle w:val="Heading3"/>
        <w:rPr>
          <w:rStyle w:val="Heading3Char"/>
          <w:rFonts w:eastAsiaTheme="minorHAnsi"/>
          <w:b/>
          <w:u w:val="single"/>
        </w:rPr>
      </w:pPr>
      <w:bookmarkStart w:id="91" w:name="_How_an_Outbreak"/>
      <w:bookmarkStart w:id="92" w:name="_Toc481344790"/>
      <w:bookmarkEnd w:id="91"/>
      <w:r w:rsidRPr="006532B6">
        <w:rPr>
          <w:rStyle w:val="Heading3Char"/>
          <w:rFonts w:eastAsiaTheme="minorHAnsi"/>
          <w:b/>
          <w:u w:val="single"/>
        </w:rPr>
        <w:t>How an Outbreak is D</w:t>
      </w:r>
      <w:r w:rsidR="000435A2" w:rsidRPr="006532B6">
        <w:rPr>
          <w:rStyle w:val="Heading3Char"/>
          <w:rFonts w:eastAsiaTheme="minorHAnsi"/>
          <w:b/>
          <w:u w:val="single"/>
        </w:rPr>
        <w:t>etermined</w:t>
      </w:r>
      <w:bookmarkEnd w:id="92"/>
    </w:p>
    <w:p w:rsidR="008F703E" w:rsidRPr="004266E4" w:rsidRDefault="000435A2" w:rsidP="006532B6">
      <w:pPr>
        <w:rPr>
          <w:rFonts w:eastAsia="Times New Roman" w:cs="Times New Roman"/>
          <w:b/>
          <w:color w:val="000000"/>
          <w:szCs w:val="24"/>
          <w:u w:val="single"/>
          <w:shd w:val="clear" w:color="auto" w:fill="FFFFFF"/>
          <w:lang w:eastAsia="en-AU"/>
        </w:rPr>
      </w:pPr>
      <w:r w:rsidRPr="00A80DB3">
        <w:rPr>
          <w:rFonts w:eastAsia="Times New Roman" w:cs="Times New Roman"/>
          <w:b/>
          <w:color w:val="000000"/>
          <w:szCs w:val="24"/>
          <w:shd w:val="clear" w:color="auto" w:fill="FFFFFF"/>
          <w:lang w:eastAsia="en-AU"/>
        </w:rPr>
        <w:t>MP</w:t>
      </w:r>
      <w:r>
        <w:rPr>
          <w:rFonts w:eastAsia="Times New Roman" w:cs="Times New Roman"/>
          <w:color w:val="000000"/>
          <w:szCs w:val="24"/>
          <w:shd w:val="clear" w:color="auto" w:fill="FFFFFF"/>
          <w:lang w:eastAsia="en-AU"/>
        </w:rPr>
        <w:t xml:space="preserve"> </w:t>
      </w:r>
      <w:r w:rsidR="00A80DB3">
        <w:rPr>
          <w:rFonts w:eastAsia="Times New Roman" w:cs="Times New Roman"/>
          <w:color w:val="000000"/>
          <w:szCs w:val="24"/>
          <w:shd w:val="clear" w:color="auto" w:fill="FFFFFF"/>
          <w:lang w:eastAsia="en-AU"/>
        </w:rPr>
        <w:t xml:space="preserve">= </w:t>
      </w:r>
      <w:r w:rsidR="00A80DB3" w:rsidRPr="00A80DB3">
        <w:rPr>
          <w:rFonts w:eastAsia="Times New Roman" w:cs="Times New Roman"/>
          <w:b/>
          <w:color w:val="000000"/>
          <w:szCs w:val="24"/>
          <w:shd w:val="clear" w:color="auto" w:fill="FFFFFF"/>
          <w:lang w:eastAsia="en-AU"/>
        </w:rPr>
        <w:t xml:space="preserve">Max Protection = </w:t>
      </w:r>
      <w:r>
        <w:rPr>
          <w:rFonts w:eastAsia="Times New Roman" w:cs="Times New Roman"/>
          <w:color w:val="000000"/>
          <w:szCs w:val="24"/>
          <w:shd w:val="clear" w:color="auto" w:fill="FFFFFF"/>
          <w:lang w:eastAsia="en-AU"/>
        </w:rPr>
        <w:t>(The maximum amount of protection a participant can put against biosecurity threats)</w:t>
      </w:r>
      <w:r>
        <w:rPr>
          <w:rFonts w:eastAsia="Times New Roman" w:cs="Times New Roman"/>
          <w:color w:val="000000"/>
          <w:szCs w:val="24"/>
          <w:shd w:val="clear" w:color="auto" w:fill="FFFFFF"/>
          <w:lang w:eastAsia="en-AU"/>
        </w:rPr>
        <w:br/>
      </w:r>
      <w:r>
        <w:rPr>
          <w:rFonts w:eastAsia="Times New Roman" w:cs="Times New Roman"/>
          <w:color w:val="000000"/>
          <w:szCs w:val="24"/>
          <w:shd w:val="clear" w:color="auto" w:fill="FFFFFF"/>
          <w:lang w:eastAsia="en-AU"/>
        </w:rPr>
        <w:br/>
      </w:r>
      <w:r w:rsidRPr="00A80DB3">
        <w:rPr>
          <w:rFonts w:eastAsia="Times New Roman" w:cs="Times New Roman"/>
          <w:b/>
          <w:color w:val="000000"/>
          <w:szCs w:val="24"/>
          <w:shd w:val="clear" w:color="auto" w:fill="FFFFFF"/>
          <w:lang w:eastAsia="en-AU"/>
        </w:rPr>
        <w:t>PC</w:t>
      </w:r>
      <w:r w:rsidR="00A80DB3" w:rsidRPr="00A80DB3">
        <w:rPr>
          <w:rFonts w:eastAsia="Times New Roman" w:cs="Times New Roman"/>
          <w:b/>
          <w:color w:val="000000"/>
          <w:szCs w:val="24"/>
          <w:shd w:val="clear" w:color="auto" w:fill="FFFFFF"/>
          <w:lang w:eastAsia="en-AU"/>
        </w:rPr>
        <w:t xml:space="preserve"> =</w:t>
      </w:r>
      <w:r w:rsidR="00A80DB3">
        <w:rPr>
          <w:rFonts w:eastAsia="Times New Roman" w:cs="Times New Roman"/>
          <w:color w:val="000000"/>
          <w:szCs w:val="24"/>
          <w:shd w:val="clear" w:color="auto" w:fill="FFFFFF"/>
          <w:lang w:eastAsia="en-AU"/>
        </w:rPr>
        <w:t xml:space="preserve"> </w:t>
      </w:r>
      <w:r w:rsidR="00A80DB3" w:rsidRPr="00A80DB3">
        <w:rPr>
          <w:rFonts w:eastAsia="Times New Roman" w:cs="Times New Roman"/>
          <w:b/>
          <w:color w:val="000000"/>
          <w:szCs w:val="24"/>
          <w:shd w:val="clear" w:color="auto" w:fill="FFFFFF"/>
          <w:lang w:eastAsia="en-AU"/>
        </w:rPr>
        <w:t>Probability Coefficient =</w:t>
      </w:r>
      <w:r w:rsidR="00A80DB3">
        <w:rPr>
          <w:rFonts w:eastAsia="Times New Roman" w:cs="Times New Roman"/>
          <w:color w:val="000000"/>
          <w:szCs w:val="24"/>
          <w:shd w:val="clear" w:color="auto" w:fill="FFFFFF"/>
          <w:lang w:eastAsia="en-AU"/>
        </w:rPr>
        <w:t xml:space="preserve"> </w:t>
      </w:r>
      <w:r>
        <w:rPr>
          <w:rFonts w:eastAsia="Times New Roman" w:cs="Times New Roman"/>
          <w:color w:val="000000"/>
          <w:szCs w:val="24"/>
          <w:shd w:val="clear" w:color="auto" w:fill="FFFFFF"/>
          <w:lang w:eastAsia="en-AU"/>
        </w:rPr>
        <w:t xml:space="preserve"> (Essentially we moved the graph up so that $0 worth of protection doesn’t result in a 100% chance that someone is the source of the </w:t>
      </w:r>
      <w:r w:rsidR="00A80DB3">
        <w:rPr>
          <w:rFonts w:eastAsia="Times New Roman" w:cs="Times New Roman"/>
          <w:color w:val="000000"/>
          <w:szCs w:val="24"/>
          <w:shd w:val="clear" w:color="auto" w:fill="FFFFFF"/>
          <w:lang w:eastAsia="en-AU"/>
        </w:rPr>
        <w:t>outbreak</w:t>
      </w:r>
      <w:r>
        <w:rPr>
          <w:rFonts w:eastAsia="Times New Roman" w:cs="Times New Roman"/>
          <w:color w:val="000000"/>
          <w:szCs w:val="24"/>
          <w:shd w:val="clear" w:color="auto" w:fill="FFFFFF"/>
          <w:lang w:eastAsia="en-AU"/>
        </w:rPr>
        <w:t xml:space="preserve">, e.g. if PC = 0.4, then there is a 40% chance that someone is </w:t>
      </w:r>
      <w:r>
        <w:rPr>
          <w:rFonts w:eastAsia="Times New Roman" w:cs="Times New Roman"/>
          <w:b/>
          <w:color w:val="000000"/>
          <w:szCs w:val="24"/>
          <w:shd w:val="clear" w:color="auto" w:fill="FFFFFF"/>
          <w:lang w:eastAsia="en-AU"/>
        </w:rPr>
        <w:t>not</w:t>
      </w:r>
      <w:r>
        <w:rPr>
          <w:rFonts w:eastAsia="Times New Roman" w:cs="Times New Roman"/>
          <w:color w:val="000000"/>
          <w:szCs w:val="24"/>
          <w:shd w:val="clear" w:color="auto" w:fill="FFFFFF"/>
          <w:lang w:eastAsia="en-AU"/>
        </w:rPr>
        <w:t xml:space="preserve"> the source of the outbreak, or 60% chance that they’re the source of the outbreak</w:t>
      </w:r>
      <w:r w:rsidR="00A80DB3">
        <w:rPr>
          <w:rFonts w:eastAsia="Times New Roman" w:cs="Times New Roman"/>
          <w:color w:val="000000"/>
          <w:szCs w:val="24"/>
          <w:shd w:val="clear" w:color="auto" w:fill="FFFFFF"/>
          <w:lang w:eastAsia="en-AU"/>
        </w:rPr>
        <w:t>)</w:t>
      </w:r>
      <w:r w:rsidR="00A80DB3">
        <w:rPr>
          <w:rFonts w:eastAsia="Times New Roman" w:cs="Times New Roman"/>
          <w:color w:val="000000"/>
          <w:szCs w:val="24"/>
          <w:shd w:val="clear" w:color="auto" w:fill="FFFFFF"/>
          <w:lang w:eastAsia="en-AU"/>
        </w:rPr>
        <w:br/>
      </w:r>
      <w:r w:rsidR="00A80DB3">
        <w:rPr>
          <w:rFonts w:eastAsia="Times New Roman" w:cs="Times New Roman"/>
          <w:color w:val="000000"/>
          <w:szCs w:val="24"/>
          <w:shd w:val="clear" w:color="auto" w:fill="FFFFFF"/>
          <w:lang w:eastAsia="en-AU"/>
        </w:rPr>
        <w:br/>
      </w:r>
      <w:r w:rsidR="009C7535">
        <w:rPr>
          <w:rFonts w:eastAsia="Times New Roman" w:cs="Times New Roman"/>
          <w:b/>
          <w:color w:val="000000"/>
          <w:szCs w:val="24"/>
          <w:shd w:val="clear" w:color="auto" w:fill="FFFFFF"/>
          <w:lang w:eastAsia="en-AU"/>
        </w:rPr>
        <w:t>C</w:t>
      </w:r>
      <w:r w:rsidR="00A80DB3" w:rsidRPr="00A80DB3">
        <w:rPr>
          <w:rFonts w:eastAsia="Times New Roman" w:cs="Times New Roman"/>
          <w:b/>
          <w:color w:val="000000"/>
          <w:szCs w:val="24"/>
          <w:shd w:val="clear" w:color="auto" w:fill="FFFFFF"/>
          <w:lang w:eastAsia="en-AU"/>
        </w:rPr>
        <w:t xml:space="preserve"> = Amount of protection a player put in that round</w:t>
      </w:r>
      <w:r w:rsidR="00A80DB3">
        <w:rPr>
          <w:rFonts w:eastAsia="Times New Roman" w:cs="Times New Roman"/>
          <w:color w:val="000000"/>
          <w:szCs w:val="24"/>
          <w:shd w:val="clear" w:color="auto" w:fill="FFFFFF"/>
          <w:lang w:eastAsia="en-AU"/>
        </w:rPr>
        <w:t xml:space="preserve"> ($0 ≤ P ≤ MP)</w:t>
      </w:r>
      <w:r w:rsidR="00A80DB3">
        <w:rPr>
          <w:rFonts w:eastAsia="Times New Roman" w:cs="Times New Roman"/>
          <w:color w:val="000000"/>
          <w:szCs w:val="24"/>
          <w:shd w:val="clear" w:color="auto" w:fill="FFFFFF"/>
          <w:lang w:eastAsia="en-AU"/>
        </w:rPr>
        <w:br/>
      </w:r>
      <w:r w:rsidR="00A80DB3">
        <w:rPr>
          <w:rFonts w:eastAsia="Times New Roman" w:cs="Times New Roman"/>
          <w:color w:val="000000"/>
          <w:szCs w:val="24"/>
          <w:shd w:val="clear" w:color="auto" w:fill="FFFFFF"/>
          <w:lang w:eastAsia="en-AU"/>
        </w:rPr>
        <w:br/>
      </w:r>
      <w:r w:rsidR="00A80DB3" w:rsidRPr="00A80DB3">
        <w:rPr>
          <w:rFonts w:eastAsia="Times New Roman" w:cs="Times New Roman"/>
          <w:b/>
          <w:color w:val="000000"/>
          <w:szCs w:val="24"/>
          <w:shd w:val="clear" w:color="auto" w:fill="FFFFFF"/>
          <w:lang w:eastAsia="en-AU"/>
        </w:rPr>
        <w:t>P</w:t>
      </w:r>
      <w:r w:rsidR="009C7535">
        <w:rPr>
          <w:rFonts w:eastAsia="Times New Roman" w:cs="Times New Roman"/>
          <w:b/>
          <w:color w:val="000000"/>
          <w:szCs w:val="24"/>
          <w:shd w:val="clear" w:color="auto" w:fill="FFFFFF"/>
          <w:vertAlign w:val="subscript"/>
          <w:lang w:eastAsia="en-AU"/>
        </w:rPr>
        <w:t>1</w:t>
      </w:r>
      <w:r w:rsidR="009C7535">
        <w:rPr>
          <w:rFonts w:eastAsia="Times New Roman" w:cs="Times New Roman"/>
          <w:b/>
          <w:color w:val="000000"/>
          <w:szCs w:val="24"/>
          <w:shd w:val="clear" w:color="auto" w:fill="FFFFFF"/>
          <w:lang w:eastAsia="en-AU"/>
        </w:rPr>
        <w:t>, P</w:t>
      </w:r>
      <w:r w:rsidR="009C7535">
        <w:rPr>
          <w:rFonts w:eastAsia="Times New Roman" w:cs="Times New Roman"/>
          <w:b/>
          <w:color w:val="000000"/>
          <w:szCs w:val="24"/>
          <w:shd w:val="clear" w:color="auto" w:fill="FFFFFF"/>
          <w:vertAlign w:val="subscript"/>
          <w:lang w:eastAsia="en-AU"/>
        </w:rPr>
        <w:t>2</w:t>
      </w:r>
      <w:r w:rsidR="00A80DB3" w:rsidRPr="00A80DB3">
        <w:rPr>
          <w:rFonts w:eastAsia="Times New Roman" w:cs="Times New Roman"/>
          <w:b/>
          <w:color w:val="000000"/>
          <w:szCs w:val="24"/>
          <w:shd w:val="clear" w:color="auto" w:fill="FFFFFF"/>
          <w:lang w:eastAsia="en-AU"/>
        </w:rPr>
        <w:t>, P</w:t>
      </w:r>
      <w:r w:rsidR="00A80DB3" w:rsidRPr="009C7535">
        <w:rPr>
          <w:rFonts w:eastAsia="Times New Roman" w:cs="Times New Roman"/>
          <w:b/>
          <w:color w:val="000000"/>
          <w:szCs w:val="24"/>
          <w:shd w:val="clear" w:color="auto" w:fill="FFFFFF"/>
          <w:vertAlign w:val="subscript"/>
          <w:lang w:eastAsia="en-AU"/>
        </w:rPr>
        <w:t>3</w:t>
      </w:r>
      <w:r w:rsidR="00A80DB3" w:rsidRPr="00A80DB3">
        <w:rPr>
          <w:rFonts w:eastAsia="Times New Roman" w:cs="Times New Roman"/>
          <w:b/>
          <w:color w:val="000000"/>
          <w:szCs w:val="24"/>
          <w:shd w:val="clear" w:color="auto" w:fill="FFFFFF"/>
          <w:lang w:eastAsia="en-AU"/>
        </w:rPr>
        <w:t>, P</w:t>
      </w:r>
      <w:r w:rsidR="00A80DB3" w:rsidRPr="009C7535">
        <w:rPr>
          <w:rFonts w:eastAsia="Times New Roman" w:cs="Times New Roman"/>
          <w:b/>
          <w:color w:val="000000"/>
          <w:szCs w:val="24"/>
          <w:shd w:val="clear" w:color="auto" w:fill="FFFFFF"/>
          <w:vertAlign w:val="subscript"/>
          <w:lang w:eastAsia="en-AU"/>
        </w:rPr>
        <w:t>4</w:t>
      </w:r>
      <w:r w:rsidR="00A80DB3" w:rsidRPr="00A80DB3">
        <w:rPr>
          <w:rFonts w:eastAsia="Times New Roman" w:cs="Times New Roman"/>
          <w:b/>
          <w:color w:val="000000"/>
          <w:szCs w:val="24"/>
          <w:shd w:val="clear" w:color="auto" w:fill="FFFFFF"/>
          <w:lang w:eastAsia="en-AU"/>
        </w:rPr>
        <w:t xml:space="preserve"> = The probability that a player (4 players in this scenario) is</w:t>
      </w:r>
      <w:r w:rsidR="009C7535">
        <w:rPr>
          <w:rFonts w:eastAsia="Times New Roman" w:cs="Times New Roman"/>
          <w:b/>
          <w:color w:val="000000"/>
          <w:szCs w:val="24"/>
          <w:shd w:val="clear" w:color="auto" w:fill="FFFFFF"/>
          <w:lang w:eastAsia="en-AU"/>
        </w:rPr>
        <w:t xml:space="preserve"> NOT</w:t>
      </w:r>
      <w:r w:rsidR="00A80DB3" w:rsidRPr="00A80DB3">
        <w:rPr>
          <w:rFonts w:eastAsia="Times New Roman" w:cs="Times New Roman"/>
          <w:b/>
          <w:color w:val="000000"/>
          <w:szCs w:val="24"/>
          <w:shd w:val="clear" w:color="auto" w:fill="FFFFFF"/>
          <w:lang w:eastAsia="en-AU"/>
        </w:rPr>
        <w:t xml:space="preserve"> the source of the outbreak </w:t>
      </w:r>
      <w:r w:rsidR="00A80DB3">
        <w:rPr>
          <w:rFonts w:eastAsia="Times New Roman" w:cs="Times New Roman"/>
          <w:color w:val="000000"/>
          <w:szCs w:val="24"/>
          <w:shd w:val="clear" w:color="auto" w:fill="FFFFFF"/>
          <w:lang w:eastAsia="en-AU"/>
        </w:rPr>
        <w:t>(0 ≤ P1, P2, P3, P4 ≤ 0.999)</w:t>
      </w:r>
      <w:r w:rsidR="009C7535">
        <w:rPr>
          <w:rFonts w:eastAsia="Times New Roman" w:cs="Times New Roman"/>
          <w:color w:val="000000"/>
          <w:szCs w:val="24"/>
          <w:shd w:val="clear" w:color="auto" w:fill="FFFFFF"/>
          <w:lang w:eastAsia="en-AU"/>
        </w:rPr>
        <w:t xml:space="preserve">. Will be denoted as </w:t>
      </w:r>
      <w:r w:rsidR="009C7535">
        <w:rPr>
          <w:rFonts w:eastAsia="Times New Roman" w:cs="Times New Roman"/>
          <w:b/>
          <w:color w:val="000000"/>
          <w:szCs w:val="24"/>
          <w:shd w:val="clear" w:color="auto" w:fill="FFFFFF"/>
          <w:lang w:eastAsia="en-AU"/>
        </w:rPr>
        <w:t>P</w:t>
      </w:r>
      <w:r w:rsidR="009C7535">
        <w:rPr>
          <w:rFonts w:eastAsia="Times New Roman" w:cs="Times New Roman"/>
          <w:b/>
          <w:color w:val="000000"/>
          <w:szCs w:val="24"/>
          <w:shd w:val="clear" w:color="auto" w:fill="FFFFFF"/>
          <w:vertAlign w:val="subscript"/>
          <w:lang w:eastAsia="en-AU"/>
        </w:rPr>
        <w:t>x</w:t>
      </w:r>
      <w:r w:rsidR="009C7535">
        <w:rPr>
          <w:rFonts w:eastAsia="Times New Roman" w:cs="Times New Roman"/>
          <w:b/>
          <w:color w:val="000000"/>
          <w:szCs w:val="24"/>
          <w:shd w:val="clear" w:color="auto" w:fill="FFFFFF"/>
          <w:lang w:eastAsia="en-AU"/>
        </w:rPr>
        <w:t xml:space="preserve"> </w:t>
      </w:r>
      <w:r w:rsidR="009C7535">
        <w:rPr>
          <w:rFonts w:eastAsia="Times New Roman" w:cs="Times New Roman"/>
          <w:color w:val="000000"/>
          <w:szCs w:val="24"/>
          <w:shd w:val="clear" w:color="auto" w:fill="FFFFFF"/>
          <w:lang w:eastAsia="en-AU"/>
        </w:rPr>
        <w:t>when referring to the function for P</w:t>
      </w:r>
      <w:r w:rsidR="009C7535">
        <w:rPr>
          <w:rFonts w:eastAsia="Times New Roman" w:cs="Times New Roman"/>
          <w:color w:val="000000"/>
          <w:szCs w:val="24"/>
          <w:shd w:val="clear" w:color="auto" w:fill="FFFFFF"/>
          <w:vertAlign w:val="subscript"/>
          <w:lang w:eastAsia="en-AU"/>
        </w:rPr>
        <w:t>1-4</w:t>
      </w:r>
      <w:r w:rsidR="009C7535">
        <w:rPr>
          <w:rFonts w:eastAsia="Times New Roman" w:cs="Times New Roman"/>
          <w:color w:val="000000"/>
          <w:szCs w:val="24"/>
          <w:shd w:val="clear" w:color="auto" w:fill="FFFFFF"/>
          <w:lang w:eastAsia="en-AU"/>
        </w:rPr>
        <w:t>.</w:t>
      </w:r>
    </w:p>
    <w:p w:rsidR="008F703E" w:rsidRDefault="008F703E" w:rsidP="003C0C63">
      <w:pPr>
        <w:spacing w:after="0" w:line="240" w:lineRule="auto"/>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 xml:space="preserve">RAND = </w:t>
      </w:r>
      <w:r>
        <w:rPr>
          <w:rFonts w:eastAsia="Times New Roman" w:cs="Times New Roman"/>
          <w:color w:val="000000"/>
          <w:szCs w:val="24"/>
          <w:shd w:val="clear" w:color="auto" w:fill="FFFFFF"/>
          <w:lang w:eastAsia="en-AU"/>
        </w:rPr>
        <w:t>A random number between 0 and 1 generated by the server</w:t>
      </w:r>
    </w:p>
    <w:p w:rsidR="008F703E" w:rsidRDefault="008F703E" w:rsidP="003C0C63">
      <w:pPr>
        <w:spacing w:after="0" w:line="240" w:lineRule="auto"/>
        <w:rPr>
          <w:rFonts w:eastAsia="Times New Roman" w:cs="Times New Roman"/>
          <w:color w:val="000000"/>
          <w:szCs w:val="24"/>
          <w:shd w:val="clear" w:color="auto" w:fill="FFFFFF"/>
          <w:lang w:eastAsia="en-AU"/>
        </w:rPr>
      </w:pPr>
    </w:p>
    <w:p w:rsidR="008F703E" w:rsidRDefault="008F703E" w:rsidP="003C0C63">
      <w:pPr>
        <w:spacing w:after="0" w:line="240" w:lineRule="auto"/>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 xml:space="preserve">U = </w:t>
      </w:r>
      <w:r>
        <w:rPr>
          <w:rFonts w:eastAsia="Times New Roman" w:cs="Times New Roman"/>
          <w:color w:val="000000"/>
          <w:szCs w:val="24"/>
          <w:shd w:val="clear" w:color="auto" w:fill="FFFFFF"/>
          <w:lang w:eastAsia="en-AU"/>
        </w:rPr>
        <w:t>The cost of the crops per round</w:t>
      </w:r>
      <w:r w:rsidR="004266E4">
        <w:rPr>
          <w:rFonts w:eastAsia="Times New Roman" w:cs="Times New Roman"/>
          <w:color w:val="000000"/>
          <w:szCs w:val="24"/>
          <w:shd w:val="clear" w:color="auto" w:fill="FFFFFF"/>
          <w:lang w:eastAsia="en-AU"/>
        </w:rPr>
        <w:br/>
      </w:r>
      <w:r w:rsidR="004266E4">
        <w:rPr>
          <w:rFonts w:eastAsia="Times New Roman" w:cs="Times New Roman"/>
          <w:color w:val="000000"/>
          <w:szCs w:val="24"/>
          <w:shd w:val="clear" w:color="auto" w:fill="FFFFFF"/>
          <w:lang w:eastAsia="en-AU"/>
        </w:rPr>
        <w:br/>
      </w:r>
      <w:r w:rsidR="004266E4">
        <w:rPr>
          <w:rFonts w:eastAsia="Times New Roman" w:cs="Times New Roman"/>
          <w:b/>
          <w:color w:val="000000"/>
          <w:szCs w:val="24"/>
          <w:shd w:val="clear" w:color="auto" w:fill="FFFFFF"/>
          <w:lang w:eastAsia="en-AU"/>
        </w:rPr>
        <w:t xml:space="preserve">R = </w:t>
      </w:r>
      <w:r w:rsidR="004266E4">
        <w:rPr>
          <w:rFonts w:eastAsia="Times New Roman" w:cs="Times New Roman"/>
          <w:color w:val="000000"/>
          <w:szCs w:val="24"/>
          <w:shd w:val="clear" w:color="auto" w:fill="FFFFFF"/>
          <w:lang w:eastAsia="en-AU"/>
        </w:rPr>
        <w:t>Revenue which a player receives when there is no outbreak</w:t>
      </w:r>
      <w:r w:rsidR="000435A2">
        <w:rPr>
          <w:rFonts w:eastAsia="Times New Roman" w:cs="Times New Roman"/>
          <w:color w:val="000000"/>
          <w:szCs w:val="24"/>
          <w:shd w:val="clear" w:color="auto" w:fill="FFFFFF"/>
          <w:lang w:eastAsia="en-AU"/>
        </w:rPr>
        <w:br/>
        <w:t xml:space="preserve"> </w:t>
      </w:r>
      <w:r w:rsidR="000435A2">
        <w:rPr>
          <w:rFonts w:eastAsia="Times New Roman" w:cs="Times New Roman"/>
          <w:color w:val="000000"/>
          <w:szCs w:val="24"/>
          <w:shd w:val="clear" w:color="auto" w:fill="FFFFFF"/>
          <w:lang w:eastAsia="en-AU"/>
        </w:rPr>
        <w:br/>
      </w:r>
      <w:r w:rsidR="009C7535">
        <w:rPr>
          <w:rFonts w:eastAsia="Times New Roman" w:cs="Times New Roman"/>
          <w:color w:val="000000"/>
          <w:szCs w:val="24"/>
          <w:shd w:val="clear" w:color="auto" w:fill="FFFFFF"/>
          <w:lang w:eastAsia="en-AU"/>
        </w:rPr>
        <w:t xml:space="preserve">1) </w:t>
      </w:r>
      <w:r w:rsidR="004266E4">
        <w:rPr>
          <w:rFonts w:eastAsia="Times New Roman" w:cs="Times New Roman"/>
          <w:color w:val="000000"/>
          <w:szCs w:val="24"/>
          <w:shd w:val="clear" w:color="auto" w:fill="FFFFFF"/>
          <w:lang w:eastAsia="en-AU"/>
        </w:rPr>
        <w:t>Get the Cost Factor:</w:t>
      </w:r>
    </w:p>
    <w:p w:rsidR="004266E4" w:rsidRDefault="004266E4" w:rsidP="003C0C63">
      <w:pPr>
        <w:spacing w:after="0" w:line="240" w:lineRule="auto"/>
        <w:rPr>
          <w:rFonts w:eastAsia="Times New Roman" w:cs="Times New Roman"/>
          <w:color w:val="000000"/>
          <w:szCs w:val="24"/>
          <w:shd w:val="clear" w:color="auto" w:fill="FFFFFF"/>
          <w:lang w:eastAsia="en-AU"/>
        </w:rPr>
      </w:pPr>
    </w:p>
    <w:p w:rsidR="003C0C63" w:rsidRDefault="00A80DB3" w:rsidP="008F703E">
      <w:pPr>
        <w:spacing w:after="0" w:line="240" w:lineRule="auto"/>
        <w:ind w:firstLine="720"/>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 xml:space="preserve">CF = </w:t>
      </w:r>
      <m:oMath>
        <m:r>
          <m:rPr>
            <m:sty m:val="bi"/>
          </m:rPr>
          <w:rPr>
            <w:rFonts w:ascii="Cambria Math" w:eastAsia="Times New Roman" w:hAnsi="Cambria Math" w:cs="Times New Roman"/>
            <w:color w:val="000000"/>
            <w:szCs w:val="24"/>
            <w:shd w:val="clear" w:color="auto" w:fill="FFFFFF"/>
            <w:lang w:eastAsia="en-AU"/>
          </w:rPr>
          <m:t>-</m:t>
        </m:r>
        <m:f>
          <m:fPr>
            <m:ctrlPr>
              <w:rPr>
                <w:rFonts w:ascii="Cambria Math" w:eastAsia="Times New Roman" w:hAnsi="Cambria Math" w:cs="Times New Roman"/>
                <w:b/>
                <w:i/>
                <w:color w:val="000000"/>
                <w:szCs w:val="24"/>
                <w:shd w:val="clear" w:color="auto" w:fill="FFFFFF"/>
                <w:lang w:eastAsia="en-AU"/>
              </w:rPr>
            </m:ctrlPr>
          </m:fPr>
          <m:num>
            <m:r>
              <m:rPr>
                <m:sty m:val="bi"/>
              </m:rPr>
              <w:rPr>
                <w:rFonts w:ascii="Cambria Math" w:eastAsia="Times New Roman" w:hAnsi="Cambria Math" w:cs="Times New Roman"/>
                <w:color w:val="000000"/>
                <w:szCs w:val="24"/>
                <w:shd w:val="clear" w:color="auto" w:fill="FFFFFF"/>
                <w:lang w:eastAsia="en-AU"/>
              </w:rPr>
              <m:t>MP</m:t>
            </m:r>
          </m:num>
          <m:den>
            <m:r>
              <m:rPr>
                <m:sty m:val="bi"/>
              </m:rPr>
              <w:rPr>
                <w:rFonts w:ascii="Cambria Math" w:eastAsia="Times New Roman" w:hAnsi="Cambria Math" w:cs="Times New Roman"/>
                <w:color w:val="000000"/>
                <w:szCs w:val="24"/>
                <w:shd w:val="clear" w:color="auto" w:fill="FFFFFF"/>
                <w:lang w:eastAsia="en-AU"/>
              </w:rPr>
              <m:t>ln(1-0.999+PC)</m:t>
            </m:r>
          </m:den>
        </m:f>
      </m:oMath>
    </w:p>
    <w:p w:rsidR="00A80DB3" w:rsidRDefault="00A80DB3" w:rsidP="003C0C63">
      <w:pPr>
        <w:spacing w:after="0" w:line="240" w:lineRule="auto"/>
        <w:rPr>
          <w:rFonts w:eastAsia="Times New Roman" w:cs="Times New Roman"/>
          <w:color w:val="000000"/>
          <w:szCs w:val="24"/>
          <w:shd w:val="clear" w:color="auto" w:fill="FFFFFF"/>
          <w:lang w:eastAsia="en-AU"/>
        </w:rPr>
      </w:pPr>
    </w:p>
    <w:p w:rsidR="008F703E" w:rsidRDefault="009C7535" w:rsidP="003C0C63">
      <w:pPr>
        <w:spacing w:after="0" w:line="240" w:lineRule="auto"/>
        <w:rPr>
          <w:rFonts w:eastAsia="Times New Roman" w:cs="Times New Roman"/>
          <w:color w:val="000000"/>
          <w:szCs w:val="24"/>
          <w:shd w:val="clear" w:color="auto" w:fill="FFFFFF"/>
          <w:lang w:eastAsia="en-AU"/>
        </w:rPr>
      </w:pPr>
      <w:r w:rsidRPr="009C7535">
        <w:rPr>
          <w:rFonts w:eastAsia="Times New Roman" w:cs="Times New Roman"/>
          <w:color w:val="000000"/>
          <w:szCs w:val="24"/>
          <w:shd w:val="clear" w:color="auto" w:fill="FFFFFF"/>
          <w:lang w:eastAsia="en-AU"/>
        </w:rPr>
        <w:t>2)</w:t>
      </w:r>
      <w:r>
        <w:rPr>
          <w:rFonts w:eastAsia="Times New Roman" w:cs="Times New Roman"/>
          <w:b/>
          <w:color w:val="000000"/>
          <w:szCs w:val="24"/>
          <w:shd w:val="clear" w:color="auto" w:fill="FFFFFF"/>
          <w:lang w:eastAsia="en-AU"/>
        </w:rPr>
        <w:t xml:space="preserve"> </w:t>
      </w:r>
      <w:r w:rsidR="004266E4">
        <w:rPr>
          <w:rFonts w:eastAsia="Times New Roman" w:cs="Times New Roman"/>
          <w:color w:val="000000"/>
          <w:szCs w:val="24"/>
          <w:shd w:val="clear" w:color="auto" w:fill="FFFFFF"/>
          <w:lang w:eastAsia="en-AU"/>
        </w:rPr>
        <w:t>Determine the probability that a player is the source of the outbreak:</w:t>
      </w:r>
    </w:p>
    <w:p w:rsidR="004266E4" w:rsidRPr="004266E4" w:rsidRDefault="004266E4" w:rsidP="003C0C63">
      <w:pPr>
        <w:spacing w:after="0" w:line="240" w:lineRule="auto"/>
        <w:rPr>
          <w:rFonts w:eastAsia="Times New Roman" w:cs="Times New Roman"/>
          <w:color w:val="000000"/>
          <w:szCs w:val="24"/>
          <w:shd w:val="clear" w:color="auto" w:fill="FFFFFF"/>
          <w:lang w:eastAsia="en-AU"/>
        </w:rPr>
      </w:pPr>
    </w:p>
    <w:p w:rsidR="008F703E" w:rsidRDefault="009C7535" w:rsidP="008F703E">
      <w:pPr>
        <w:spacing w:after="0" w:line="240" w:lineRule="auto"/>
        <w:ind w:firstLine="720"/>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x</w:t>
      </w:r>
      <w:r w:rsidR="00A80DB3">
        <w:rPr>
          <w:rFonts w:eastAsia="Times New Roman" w:cs="Times New Roman"/>
          <w:b/>
          <w:color w:val="000000"/>
          <w:szCs w:val="24"/>
          <w:shd w:val="clear" w:color="auto" w:fill="FFFFFF"/>
          <w:lang w:eastAsia="en-AU"/>
        </w:rPr>
        <w:t xml:space="preserve"> = </w:t>
      </w:r>
      <m:oMath>
        <m:r>
          <m:rPr>
            <m:sty m:val="bi"/>
          </m:rPr>
          <w:rPr>
            <w:rFonts w:ascii="Cambria Math" w:eastAsia="Times New Roman" w:hAnsi="Cambria Math" w:cs="Times New Roman"/>
            <w:color w:val="000000"/>
            <w:szCs w:val="24"/>
            <w:shd w:val="clear" w:color="auto" w:fill="FFFFFF"/>
            <w:lang w:eastAsia="en-AU"/>
          </w:rPr>
          <m:t>1</m:t>
        </m:r>
        <m:r>
          <w:rPr>
            <w:rFonts w:ascii="Cambria Math" w:eastAsia="Times New Roman" w:hAnsi="Cambria Math" w:cs="Times New Roman"/>
            <w:color w:val="000000"/>
            <w:szCs w:val="24"/>
            <w:shd w:val="clear" w:color="auto" w:fill="FFFFFF"/>
            <w:lang w:eastAsia="en-AU"/>
          </w:rPr>
          <m:t>-</m:t>
        </m:r>
        <m:sSup>
          <m:sSupPr>
            <m:ctrlPr>
              <w:rPr>
                <w:rFonts w:ascii="Cambria Math" w:eastAsia="Times New Roman" w:hAnsi="Cambria Math" w:cs="Times New Roman"/>
                <w:b/>
                <w:i/>
                <w:color w:val="000000"/>
                <w:szCs w:val="24"/>
                <w:shd w:val="clear" w:color="auto" w:fill="FFFFFF"/>
                <w:lang w:eastAsia="en-AU"/>
              </w:rPr>
            </m:ctrlPr>
          </m:sSupPr>
          <m:e>
            <m:r>
              <m:rPr>
                <m:sty m:val="bi"/>
              </m:rPr>
              <w:rPr>
                <w:rFonts w:ascii="Cambria Math" w:eastAsia="Times New Roman" w:hAnsi="Cambria Math" w:cs="Times New Roman"/>
                <w:color w:val="000000"/>
                <w:szCs w:val="24"/>
                <w:shd w:val="clear" w:color="auto" w:fill="FFFFFF"/>
                <w:lang w:eastAsia="en-AU"/>
              </w:rPr>
              <m:t>e</m:t>
            </m:r>
          </m:e>
          <m:sup>
            <m:r>
              <m:rPr>
                <m:sty m:val="bi"/>
              </m:rPr>
              <w:rPr>
                <w:rFonts w:ascii="Cambria Math" w:eastAsia="Times New Roman" w:hAnsi="Cambria Math" w:cs="Times New Roman"/>
                <w:color w:val="000000"/>
                <w:szCs w:val="24"/>
                <w:shd w:val="clear" w:color="auto" w:fill="FFFFFF"/>
                <w:lang w:eastAsia="en-AU"/>
              </w:rPr>
              <m:t>-</m:t>
            </m:r>
            <m:f>
              <m:fPr>
                <m:ctrlPr>
                  <w:rPr>
                    <w:rFonts w:ascii="Cambria Math" w:eastAsia="Times New Roman" w:hAnsi="Cambria Math" w:cs="Times New Roman"/>
                    <w:b/>
                    <w:i/>
                    <w:color w:val="000000"/>
                    <w:szCs w:val="24"/>
                    <w:shd w:val="clear" w:color="auto" w:fill="FFFFFF"/>
                    <w:lang w:eastAsia="en-AU"/>
                  </w:rPr>
                </m:ctrlPr>
              </m:fPr>
              <m:num>
                <m:r>
                  <m:rPr>
                    <m:sty m:val="bi"/>
                  </m:rPr>
                  <w:rPr>
                    <w:rFonts w:ascii="Cambria Math" w:eastAsia="Times New Roman" w:hAnsi="Cambria Math" w:cs="Times New Roman"/>
                    <w:color w:val="000000"/>
                    <w:szCs w:val="24"/>
                    <w:shd w:val="clear" w:color="auto" w:fill="FFFFFF"/>
                    <w:lang w:eastAsia="en-AU"/>
                  </w:rPr>
                  <m:t>C</m:t>
                </m:r>
              </m:num>
              <m:den>
                <m:r>
                  <m:rPr>
                    <m:sty m:val="bi"/>
                  </m:rPr>
                  <w:rPr>
                    <w:rFonts w:ascii="Cambria Math" w:eastAsia="Times New Roman" w:hAnsi="Cambria Math" w:cs="Times New Roman"/>
                    <w:color w:val="000000"/>
                    <w:szCs w:val="24"/>
                    <w:shd w:val="clear" w:color="auto" w:fill="FFFFFF"/>
                    <w:lang w:eastAsia="en-AU"/>
                  </w:rPr>
                  <m:t>CF</m:t>
                </m:r>
              </m:den>
            </m:f>
          </m:sup>
        </m:sSup>
        <m:r>
          <w:rPr>
            <w:rFonts w:ascii="Cambria Math" w:eastAsia="Times New Roman" w:hAnsi="Cambria Math" w:cs="Times New Roman"/>
            <w:color w:val="000000"/>
            <w:szCs w:val="24"/>
            <w:shd w:val="clear" w:color="auto" w:fill="FFFFFF"/>
            <w:lang w:eastAsia="en-AU"/>
          </w:rPr>
          <m:t>+</m:t>
        </m:r>
        <m:r>
          <m:rPr>
            <m:sty m:val="bi"/>
          </m:rPr>
          <w:rPr>
            <w:rFonts w:ascii="Cambria Math" w:eastAsia="Times New Roman" w:hAnsi="Cambria Math" w:cs="Times New Roman"/>
            <w:color w:val="000000"/>
            <w:szCs w:val="24"/>
            <w:shd w:val="clear" w:color="auto" w:fill="FFFFFF"/>
            <w:lang w:eastAsia="en-AU"/>
          </w:rPr>
          <m:t>PC</m:t>
        </m:r>
      </m:oMath>
      <w:r>
        <w:rPr>
          <w:rFonts w:eastAsia="Times New Roman" w:cs="Times New Roman"/>
          <w:b/>
          <w:color w:val="000000"/>
          <w:szCs w:val="24"/>
          <w:shd w:val="clear" w:color="auto" w:fill="FFFFFF"/>
          <w:lang w:eastAsia="en-AU"/>
        </w:rPr>
        <w:br/>
      </w:r>
      <w:r>
        <w:rPr>
          <w:rFonts w:eastAsia="Times New Roman" w:cs="Times New Roman"/>
          <w:b/>
          <w:color w:val="000000"/>
          <w:szCs w:val="24"/>
          <w:shd w:val="clear" w:color="auto" w:fill="FFFFFF"/>
          <w:lang w:eastAsia="en-AU"/>
        </w:rPr>
        <w:br/>
      </w:r>
      <w:r>
        <w:rPr>
          <w:rFonts w:eastAsia="Times New Roman" w:cs="Times New Roman"/>
          <w:color w:val="000000"/>
          <w:szCs w:val="24"/>
          <w:shd w:val="clear" w:color="auto" w:fill="FFFFFF"/>
          <w:lang w:eastAsia="en-AU"/>
        </w:rPr>
        <w:t>3)</w:t>
      </w:r>
      <w:r>
        <w:rPr>
          <w:rFonts w:eastAsia="Times New Roman" w:cs="Times New Roman"/>
          <w:b/>
          <w:color w:val="000000"/>
          <w:szCs w:val="24"/>
          <w:shd w:val="clear" w:color="auto" w:fill="FFFFFF"/>
          <w:lang w:eastAsia="en-AU"/>
        </w:rPr>
        <w:t xml:space="preserve"> </w:t>
      </w:r>
      <w:r w:rsidR="004266E4">
        <w:rPr>
          <w:rFonts w:eastAsia="Times New Roman" w:cs="Times New Roman"/>
          <w:color w:val="000000"/>
          <w:szCs w:val="24"/>
          <w:shd w:val="clear" w:color="auto" w:fill="FFFFFF"/>
          <w:lang w:eastAsia="en-AU"/>
        </w:rPr>
        <w:t>Determine the probability of no outbreak for the group (the set of players containing P</w:t>
      </w:r>
      <w:r w:rsidR="004266E4">
        <w:rPr>
          <w:rFonts w:eastAsia="Times New Roman" w:cs="Times New Roman"/>
          <w:color w:val="000000"/>
          <w:szCs w:val="24"/>
          <w:shd w:val="clear" w:color="auto" w:fill="FFFFFF"/>
          <w:vertAlign w:val="subscript"/>
          <w:lang w:eastAsia="en-AU"/>
        </w:rPr>
        <w:t>1</w:t>
      </w:r>
      <w:r w:rsidR="004266E4">
        <w:rPr>
          <w:rFonts w:eastAsia="Times New Roman" w:cs="Times New Roman"/>
          <w:color w:val="000000"/>
          <w:szCs w:val="24"/>
          <w:shd w:val="clear" w:color="auto" w:fill="FFFFFF"/>
          <w:vertAlign w:val="subscript"/>
          <w:lang w:eastAsia="en-AU"/>
        </w:rPr>
        <w:softHyphen/>
      </w:r>
      <w:r w:rsidR="004266E4">
        <w:rPr>
          <w:rFonts w:eastAsia="Times New Roman" w:cs="Times New Roman"/>
          <w:color w:val="000000"/>
          <w:szCs w:val="24"/>
          <w:shd w:val="clear" w:color="auto" w:fill="FFFFFF"/>
          <w:lang w:eastAsia="en-AU"/>
        </w:rPr>
        <w:t xml:space="preserve"> – P</w:t>
      </w:r>
      <w:r w:rsidR="004266E4">
        <w:rPr>
          <w:rFonts w:eastAsia="Times New Roman" w:cs="Times New Roman"/>
          <w:color w:val="000000"/>
          <w:szCs w:val="24"/>
          <w:shd w:val="clear" w:color="auto" w:fill="FFFFFF"/>
          <w:vertAlign w:val="subscript"/>
          <w:lang w:eastAsia="en-AU"/>
        </w:rPr>
        <w:t>4</w:t>
      </w:r>
      <w:r w:rsidR="004266E4">
        <w:rPr>
          <w:rFonts w:eastAsia="Times New Roman" w:cs="Times New Roman"/>
          <w:color w:val="000000"/>
          <w:szCs w:val="24"/>
          <w:shd w:val="clear" w:color="auto" w:fill="FFFFFF"/>
          <w:lang w:eastAsia="en-AU"/>
        </w:rPr>
        <w:t>):</w:t>
      </w:r>
    </w:p>
    <w:p w:rsidR="004266E4" w:rsidRPr="004266E4" w:rsidRDefault="004266E4" w:rsidP="008F703E">
      <w:pPr>
        <w:spacing w:after="0" w:line="240" w:lineRule="auto"/>
        <w:ind w:firstLine="720"/>
        <w:rPr>
          <w:rFonts w:eastAsia="Times New Roman" w:cs="Times New Roman"/>
          <w:color w:val="000000"/>
          <w:szCs w:val="24"/>
          <w:shd w:val="clear" w:color="auto" w:fill="FFFFFF"/>
          <w:lang w:eastAsia="en-AU"/>
        </w:rPr>
      </w:pPr>
    </w:p>
    <w:p w:rsidR="00A80DB3" w:rsidRDefault="009C7535" w:rsidP="008F703E">
      <w:pPr>
        <w:spacing w:after="0" w:line="240" w:lineRule="auto"/>
        <w:ind w:left="720"/>
        <w:rPr>
          <w:rFonts w:eastAsia="Times New Roman" w:cs="Times New Roman"/>
          <w:b/>
          <w:color w:val="000000"/>
          <w:szCs w:val="24"/>
          <w:shd w:val="clear" w:color="auto" w:fill="FFFFFF"/>
          <w:vertAlign w:val="subscript"/>
          <w:lang w:eastAsia="en-AU"/>
        </w:rPr>
      </w:pPr>
      <w:r>
        <w:rPr>
          <w:rFonts w:eastAsia="Times New Roman" w:cs="Times New Roman"/>
          <w:b/>
          <w:color w:val="000000"/>
          <w:szCs w:val="24"/>
          <w:shd w:val="clear" w:color="auto" w:fill="FFFFFF"/>
          <w:lang w:eastAsia="en-AU"/>
        </w:rPr>
        <w:t>Probability of No Outbreak (PNO) = P</w:t>
      </w:r>
      <w:r>
        <w:rPr>
          <w:rFonts w:eastAsia="Times New Roman" w:cs="Times New Roman"/>
          <w:b/>
          <w:color w:val="000000"/>
          <w:szCs w:val="24"/>
          <w:shd w:val="clear" w:color="auto" w:fill="FFFFFF"/>
          <w:vertAlign w:val="subscript"/>
          <w:lang w:eastAsia="en-AU"/>
        </w:rPr>
        <w:t xml:space="preserve">1 </w:t>
      </w:r>
      <w:r w:rsidRPr="009C7535">
        <w:rPr>
          <w:rFonts w:eastAsia="Times New Roman" w:cs="Times New Roman"/>
          <w:color w:val="000000"/>
          <w:szCs w:val="24"/>
          <w:shd w:val="clear" w:color="auto" w:fill="FFFFFF"/>
          <w:lang w:eastAsia="en-AU"/>
        </w:rPr>
        <w:t>x</w:t>
      </w:r>
      <w:r>
        <w:rPr>
          <w:rFonts w:eastAsia="Times New Roman" w:cs="Times New Roman"/>
          <w:b/>
          <w:color w:val="000000"/>
          <w:szCs w:val="24"/>
          <w:shd w:val="clear" w:color="auto" w:fill="FFFFFF"/>
          <w:vertAlign w:val="subscript"/>
          <w:lang w:eastAsia="en-AU"/>
        </w:rPr>
        <w:t xml:space="preserve"> </w:t>
      </w: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2</w:t>
      </w:r>
      <w:r>
        <w:rPr>
          <w:rFonts w:eastAsia="Times New Roman" w:cs="Times New Roman"/>
          <w:b/>
          <w:color w:val="000000"/>
          <w:szCs w:val="24"/>
          <w:shd w:val="clear" w:color="auto" w:fill="FFFFFF"/>
          <w:lang w:eastAsia="en-AU"/>
        </w:rPr>
        <w:t xml:space="preserve"> </w:t>
      </w:r>
      <w:r w:rsidRPr="009C7535">
        <w:rPr>
          <w:rFonts w:eastAsia="Times New Roman" w:cs="Times New Roman"/>
          <w:color w:val="000000"/>
          <w:szCs w:val="24"/>
          <w:shd w:val="clear" w:color="auto" w:fill="FFFFFF"/>
          <w:lang w:eastAsia="en-AU"/>
        </w:rPr>
        <w:t>x</w:t>
      </w:r>
      <w:r>
        <w:rPr>
          <w:rFonts w:eastAsia="Times New Roman" w:cs="Times New Roman"/>
          <w:b/>
          <w:color w:val="000000"/>
          <w:szCs w:val="24"/>
          <w:shd w:val="clear" w:color="auto" w:fill="FFFFFF"/>
          <w:vertAlign w:val="subscript"/>
          <w:lang w:eastAsia="en-AU"/>
        </w:rPr>
        <w:t xml:space="preserve"> </w:t>
      </w: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3</w:t>
      </w:r>
      <w:r>
        <w:rPr>
          <w:rFonts w:eastAsia="Times New Roman" w:cs="Times New Roman"/>
          <w:b/>
          <w:color w:val="000000"/>
          <w:szCs w:val="24"/>
          <w:shd w:val="clear" w:color="auto" w:fill="FFFFFF"/>
          <w:lang w:eastAsia="en-AU"/>
        </w:rPr>
        <w:t xml:space="preserve"> </w:t>
      </w:r>
      <w:r w:rsidRPr="009C7535">
        <w:rPr>
          <w:rFonts w:eastAsia="Times New Roman" w:cs="Times New Roman"/>
          <w:color w:val="000000"/>
          <w:szCs w:val="24"/>
          <w:shd w:val="clear" w:color="auto" w:fill="FFFFFF"/>
          <w:lang w:eastAsia="en-AU"/>
        </w:rPr>
        <w:t>x</w:t>
      </w:r>
      <w:r>
        <w:rPr>
          <w:rFonts w:eastAsia="Times New Roman" w:cs="Times New Roman"/>
          <w:b/>
          <w:color w:val="000000"/>
          <w:szCs w:val="24"/>
          <w:shd w:val="clear" w:color="auto" w:fill="FFFFFF"/>
          <w:vertAlign w:val="subscript"/>
          <w:lang w:eastAsia="en-AU"/>
        </w:rPr>
        <w:t xml:space="preserve"> </w:t>
      </w: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4</w:t>
      </w:r>
    </w:p>
    <w:p w:rsidR="009C7535" w:rsidRDefault="009C7535" w:rsidP="003C0C63">
      <w:pPr>
        <w:spacing w:after="0" w:line="240" w:lineRule="auto"/>
        <w:rPr>
          <w:rFonts w:eastAsia="Times New Roman" w:cs="Times New Roman"/>
          <w:b/>
          <w:color w:val="000000"/>
          <w:szCs w:val="24"/>
          <w:shd w:val="clear" w:color="auto" w:fill="FFFFFF"/>
          <w:vertAlign w:val="subscript"/>
          <w:lang w:eastAsia="en-AU"/>
        </w:rPr>
      </w:pPr>
    </w:p>
    <w:p w:rsidR="008F703E" w:rsidRDefault="009C7535" w:rsidP="003C0C63">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4) </w:t>
      </w:r>
      <w:r w:rsidR="004266E4">
        <w:rPr>
          <w:rFonts w:eastAsia="Times New Roman" w:cs="Times New Roman"/>
          <w:color w:val="000000"/>
          <w:szCs w:val="24"/>
          <w:shd w:val="clear" w:color="auto" w:fill="FFFFFF"/>
          <w:lang w:eastAsia="en-AU"/>
        </w:rPr>
        <w:t>Determine the probability of an outbreak for the group:</w:t>
      </w:r>
    </w:p>
    <w:p w:rsidR="004266E4" w:rsidRDefault="004266E4" w:rsidP="003C0C63">
      <w:pPr>
        <w:spacing w:after="0" w:line="240" w:lineRule="auto"/>
        <w:rPr>
          <w:rFonts w:eastAsia="Times New Roman" w:cs="Times New Roman"/>
          <w:color w:val="000000"/>
          <w:szCs w:val="24"/>
          <w:shd w:val="clear" w:color="auto" w:fill="FFFFFF"/>
          <w:lang w:eastAsia="en-AU"/>
        </w:rPr>
      </w:pPr>
    </w:p>
    <w:p w:rsidR="009C7535" w:rsidRDefault="009C7535"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b/>
          <w:color w:val="000000"/>
          <w:szCs w:val="24"/>
          <w:shd w:val="clear" w:color="auto" w:fill="FFFFFF"/>
          <w:lang w:eastAsia="en-AU"/>
        </w:rPr>
        <w:t>Probability of an Outbreak</w:t>
      </w:r>
      <w:r w:rsidR="008F703E">
        <w:rPr>
          <w:rFonts w:eastAsia="Times New Roman" w:cs="Times New Roman"/>
          <w:b/>
          <w:color w:val="000000"/>
          <w:szCs w:val="24"/>
          <w:shd w:val="clear" w:color="auto" w:fill="FFFFFF"/>
          <w:lang w:eastAsia="en-AU"/>
        </w:rPr>
        <w:t xml:space="preserve"> (PO)</w:t>
      </w:r>
      <w:r>
        <w:rPr>
          <w:rFonts w:eastAsia="Times New Roman" w:cs="Times New Roman"/>
          <w:b/>
          <w:color w:val="000000"/>
          <w:szCs w:val="24"/>
          <w:shd w:val="clear" w:color="auto" w:fill="FFFFFF"/>
          <w:lang w:eastAsia="en-AU"/>
        </w:rPr>
        <w:t xml:space="preserve"> = 1 –</w:t>
      </w:r>
      <w:r w:rsidRPr="009C7535">
        <w:rPr>
          <w:rFonts w:eastAsia="Times New Roman" w:cs="Times New Roman"/>
          <w:b/>
          <w:color w:val="000000"/>
          <w:szCs w:val="24"/>
          <w:shd w:val="clear" w:color="auto" w:fill="FFFFFF"/>
          <w:lang w:eastAsia="en-AU"/>
        </w:rPr>
        <w:t xml:space="preserve"> </w:t>
      </w:r>
      <w:r>
        <w:rPr>
          <w:rFonts w:eastAsia="Times New Roman" w:cs="Times New Roman"/>
          <w:b/>
          <w:color w:val="000000"/>
          <w:szCs w:val="24"/>
          <w:shd w:val="clear" w:color="auto" w:fill="FFFFFF"/>
          <w:lang w:eastAsia="en-AU"/>
        </w:rPr>
        <w:t>PNO</w:t>
      </w:r>
    </w:p>
    <w:p w:rsidR="009C7535" w:rsidRDefault="009C7535" w:rsidP="003C0C63">
      <w:pPr>
        <w:spacing w:after="0" w:line="240" w:lineRule="auto"/>
        <w:rPr>
          <w:rFonts w:eastAsia="Times New Roman" w:cs="Times New Roman"/>
          <w:b/>
          <w:color w:val="000000"/>
          <w:szCs w:val="24"/>
          <w:shd w:val="clear" w:color="auto" w:fill="FFFFFF"/>
          <w:lang w:eastAsia="en-AU"/>
        </w:rPr>
      </w:pPr>
    </w:p>
    <w:p w:rsidR="008F703E" w:rsidRDefault="008F703E" w:rsidP="008F703E">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5) </w:t>
      </w:r>
      <w:r w:rsidR="004266E4">
        <w:rPr>
          <w:rFonts w:eastAsia="Times New Roman" w:cs="Times New Roman"/>
          <w:color w:val="000000"/>
          <w:szCs w:val="24"/>
          <w:shd w:val="clear" w:color="auto" w:fill="FFFFFF"/>
          <w:lang w:eastAsia="en-AU"/>
        </w:rPr>
        <w:t>Now generate a random number between 0 and 1 and follow the inequalities below:</w:t>
      </w:r>
    </w:p>
    <w:p w:rsidR="004266E4" w:rsidRDefault="004266E4" w:rsidP="008F703E">
      <w:pPr>
        <w:spacing w:after="0" w:line="240" w:lineRule="auto"/>
        <w:rPr>
          <w:rFonts w:eastAsia="Times New Roman" w:cs="Times New Roman"/>
          <w:color w:val="000000"/>
          <w:szCs w:val="24"/>
          <w:shd w:val="clear" w:color="auto" w:fill="FFFFFF"/>
          <w:lang w:eastAsia="en-AU"/>
        </w:rPr>
      </w:pPr>
    </w:p>
    <w:p w:rsidR="009C7535" w:rsidRDefault="008F703E"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b/>
          <w:color w:val="000000"/>
          <w:szCs w:val="24"/>
          <w:shd w:val="clear" w:color="auto" w:fill="FFFFFF"/>
          <w:lang w:eastAsia="en-AU"/>
        </w:rPr>
        <w:t>if PO &gt; RAND, Outbreak Occurs</w:t>
      </w:r>
    </w:p>
    <w:p w:rsidR="008F703E" w:rsidRDefault="008F703E"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b/>
          <w:color w:val="000000"/>
          <w:szCs w:val="24"/>
          <w:shd w:val="clear" w:color="auto" w:fill="FFFFFF"/>
          <w:lang w:eastAsia="en-AU"/>
        </w:rPr>
        <w:t>if PO &lt; RAND, No Outbreak Occurs</w:t>
      </w:r>
    </w:p>
    <w:p w:rsidR="008F703E" w:rsidRDefault="008F703E" w:rsidP="008F703E">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br/>
        <w:t>6)</w:t>
      </w:r>
      <w:r w:rsidR="004266E4">
        <w:rPr>
          <w:rFonts w:eastAsia="Times New Roman" w:cs="Times New Roman"/>
          <w:color w:val="000000"/>
          <w:szCs w:val="24"/>
          <w:shd w:val="clear" w:color="auto" w:fill="FFFFFF"/>
          <w:lang w:eastAsia="en-AU"/>
        </w:rPr>
        <w:t xml:space="preserve"> Now determine each player’s profits or losses as per the following functions:</w:t>
      </w:r>
    </w:p>
    <w:p w:rsidR="004266E4" w:rsidRDefault="004266E4" w:rsidP="008F703E">
      <w:pPr>
        <w:spacing w:after="0" w:line="240" w:lineRule="auto"/>
        <w:rPr>
          <w:rFonts w:eastAsia="Times New Roman" w:cs="Times New Roman"/>
          <w:color w:val="000000"/>
          <w:szCs w:val="24"/>
          <w:shd w:val="clear" w:color="auto" w:fill="FFFFFF"/>
          <w:lang w:eastAsia="en-AU"/>
        </w:rPr>
      </w:pPr>
    </w:p>
    <w:p w:rsidR="008F703E" w:rsidRDefault="008F703E"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color w:val="000000"/>
          <w:szCs w:val="24"/>
          <w:shd w:val="clear" w:color="auto" w:fill="FFFFFF"/>
          <w:lang w:eastAsia="en-AU"/>
        </w:rPr>
        <w:t xml:space="preserve">If there was an Outbreak, then: </w:t>
      </w:r>
      <w:r>
        <w:rPr>
          <w:rFonts w:eastAsia="Times New Roman" w:cs="Times New Roman"/>
          <w:b/>
          <w:color w:val="000000"/>
          <w:szCs w:val="24"/>
          <w:shd w:val="clear" w:color="auto" w:fill="FFFFFF"/>
          <w:lang w:eastAsia="en-AU"/>
        </w:rPr>
        <w:t xml:space="preserve">Current Funds = Current Funds – C </w:t>
      </w:r>
      <w:r w:rsidR="004266E4">
        <w:rPr>
          <w:rFonts w:eastAsia="Times New Roman" w:cs="Times New Roman"/>
          <w:b/>
          <w:color w:val="000000"/>
          <w:szCs w:val="24"/>
          <w:shd w:val="clear" w:color="auto" w:fill="FFFFFF"/>
          <w:lang w:eastAsia="en-AU"/>
        </w:rPr>
        <w:t>–</w:t>
      </w:r>
      <w:r>
        <w:rPr>
          <w:rFonts w:eastAsia="Times New Roman" w:cs="Times New Roman"/>
          <w:b/>
          <w:color w:val="000000"/>
          <w:szCs w:val="24"/>
          <w:shd w:val="clear" w:color="auto" w:fill="FFFFFF"/>
          <w:lang w:eastAsia="en-AU"/>
        </w:rPr>
        <w:t xml:space="preserve"> U</w:t>
      </w:r>
    </w:p>
    <w:p w:rsidR="0006524B" w:rsidRDefault="004266E4" w:rsidP="002B430A">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color w:val="000000"/>
          <w:szCs w:val="24"/>
          <w:shd w:val="clear" w:color="auto" w:fill="FFFFFF"/>
          <w:lang w:eastAsia="en-AU"/>
        </w:rPr>
        <w:t xml:space="preserve">If there was no Outbreak, then: </w:t>
      </w:r>
      <w:r>
        <w:rPr>
          <w:rFonts w:eastAsia="Times New Roman" w:cs="Times New Roman"/>
          <w:b/>
          <w:color w:val="000000"/>
          <w:szCs w:val="24"/>
          <w:shd w:val="clear" w:color="auto" w:fill="FFFFFF"/>
          <w:lang w:eastAsia="en-AU"/>
        </w:rPr>
        <w:t>Current Funds = Current Funds – C – U + R</w:t>
      </w:r>
    </w:p>
    <w:p w:rsidR="003C0C63" w:rsidRDefault="003C0C63" w:rsidP="0006524B">
      <w:pPr>
        <w:pStyle w:val="Heading3"/>
        <w:rPr>
          <w:u w:val="single"/>
        </w:rPr>
      </w:pPr>
      <w:bookmarkStart w:id="93" w:name="_Toc481344791"/>
      <w:r w:rsidRPr="0006524B">
        <w:rPr>
          <w:u w:val="single"/>
        </w:rPr>
        <w:t>Test Specification</w:t>
      </w:r>
      <w:bookmarkEnd w:id="93"/>
    </w:p>
    <w:p w:rsidR="00D30E86" w:rsidRDefault="008621E6" w:rsidP="00D30E86">
      <w:pPr>
        <w:spacing w:after="0" w:line="240" w:lineRule="auto"/>
        <w:jc w:val="both"/>
        <w:rPr>
          <w:rFonts w:eastAsia="Times New Roman" w:cs="Times New Roman"/>
          <w:color w:val="000000"/>
          <w:szCs w:val="24"/>
          <w:shd w:val="clear" w:color="auto" w:fill="FFFFFF"/>
          <w:lang w:eastAsia="en-AU"/>
        </w:rPr>
      </w:pPr>
      <w:del w:id="94" w:author="Ben White" w:date="2017-11-07T11:55:00Z">
        <w:r w:rsidRPr="00C44153" w:rsidDel="00BD7B91">
          <w:rPr>
            <w:rFonts w:eastAsia="Times New Roman" w:cs="Times New Roman"/>
            <w:color w:val="000000"/>
            <w:szCs w:val="24"/>
            <w:shd w:val="clear" w:color="auto" w:fill="FFFFFF"/>
            <w:lang w:eastAsia="en-AU"/>
          </w:rPr>
          <w:delText>In this test</w:delText>
        </w:r>
        <w:r w:rsidR="004266E4" w:rsidRPr="00C44153" w:rsidDel="00BD7B91">
          <w:rPr>
            <w:rFonts w:eastAsia="Times New Roman" w:cs="Times New Roman"/>
            <w:color w:val="000000"/>
            <w:szCs w:val="24"/>
            <w:shd w:val="clear" w:color="auto" w:fill="FFFFFF"/>
            <w:lang w:eastAsia="en-AU"/>
          </w:rPr>
          <w:delText xml:space="preserve">, we require </w:delText>
        </w:r>
        <w:r w:rsidR="00C1685C" w:rsidRPr="00C44153" w:rsidDel="00BD7B91">
          <w:rPr>
            <w:rFonts w:eastAsia="Times New Roman" w:cs="Times New Roman"/>
            <w:color w:val="000000"/>
            <w:szCs w:val="24"/>
            <w:shd w:val="clear" w:color="auto" w:fill="FFFFFF"/>
            <w:lang w:eastAsia="en-AU"/>
          </w:rPr>
          <w:delText>seeing</w:delText>
        </w:r>
      </w:del>
      <w:ins w:id="95" w:author="Ben White" w:date="2017-11-07T11:55:00Z">
        <w:r w:rsidR="00BD7B91">
          <w:rPr>
            <w:rFonts w:eastAsia="Times New Roman" w:cs="Times New Roman"/>
            <w:color w:val="000000"/>
            <w:szCs w:val="24"/>
            <w:shd w:val="clear" w:color="auto" w:fill="FFFFFF"/>
            <w:lang w:eastAsia="en-AU"/>
          </w:rPr>
          <w:t>This test requires</w:t>
        </w:r>
      </w:ins>
      <w:r w:rsidR="004266E4" w:rsidRPr="00C44153">
        <w:rPr>
          <w:rFonts w:eastAsia="Times New Roman" w:cs="Times New Roman"/>
          <w:color w:val="000000"/>
          <w:szCs w:val="24"/>
          <w:shd w:val="clear" w:color="auto" w:fill="FFFFFF"/>
          <w:lang w:eastAsia="en-AU"/>
        </w:rPr>
        <w:t xml:space="preserve"> that</w:t>
      </w:r>
      <w:r w:rsidR="00C1685C">
        <w:rPr>
          <w:rFonts w:eastAsia="Times New Roman" w:cs="Times New Roman"/>
          <w:color w:val="000000"/>
          <w:szCs w:val="24"/>
          <w:shd w:val="clear" w:color="auto" w:fill="FFFFFF"/>
          <w:lang w:eastAsia="en-AU"/>
        </w:rPr>
        <w:t xml:space="preserve"> the</w:t>
      </w:r>
      <w:r w:rsidR="004266E4" w:rsidRPr="00C44153">
        <w:rPr>
          <w:rFonts w:eastAsia="Times New Roman" w:cs="Times New Roman"/>
          <w:color w:val="000000"/>
          <w:szCs w:val="24"/>
          <w:shd w:val="clear" w:color="auto" w:fill="FFFFFF"/>
          <w:lang w:eastAsia="en-AU"/>
        </w:rPr>
        <w:t xml:space="preserve"> </w:t>
      </w:r>
      <w:r w:rsidRPr="00C44153">
        <w:rPr>
          <w:rFonts w:eastAsia="Times New Roman" w:cs="Times New Roman"/>
          <w:color w:val="000000"/>
          <w:szCs w:val="24"/>
          <w:shd w:val="clear" w:color="auto" w:fill="FFFFFF"/>
          <w:lang w:eastAsia="en-AU"/>
        </w:rPr>
        <w:t xml:space="preserve">group’s actions proportionally affect how much the group </w:t>
      </w:r>
      <w:del w:id="96" w:author="Ben White" w:date="2017-11-07T11:56:00Z">
        <w:r w:rsidRPr="00C44153" w:rsidDel="00BD7B91">
          <w:rPr>
            <w:rFonts w:eastAsia="Times New Roman" w:cs="Times New Roman"/>
            <w:color w:val="000000"/>
            <w:szCs w:val="24"/>
            <w:shd w:val="clear" w:color="auto" w:fill="FFFFFF"/>
            <w:lang w:eastAsia="en-AU"/>
          </w:rPr>
          <w:delText xml:space="preserve">the </w:delText>
        </w:r>
      </w:del>
      <w:r w:rsidRPr="00C44153">
        <w:rPr>
          <w:rFonts w:eastAsia="Times New Roman" w:cs="Times New Roman"/>
          <w:color w:val="000000"/>
          <w:szCs w:val="24"/>
          <w:shd w:val="clear" w:color="auto" w:fill="FFFFFF"/>
          <w:lang w:eastAsia="en-AU"/>
        </w:rPr>
        <w:t>gains from the game. That means:</w:t>
      </w:r>
    </w:p>
    <w:p w:rsidR="008621E6" w:rsidRPr="00C44153" w:rsidRDefault="008621E6" w:rsidP="00D30E86">
      <w:pPr>
        <w:spacing w:after="0" w:line="240" w:lineRule="auto"/>
        <w:jc w:val="both"/>
        <w:rPr>
          <w:rFonts w:eastAsia="Times New Roman" w:cs="Times New Roman"/>
          <w:i/>
          <w:color w:val="000000"/>
          <w:szCs w:val="24"/>
          <w:shd w:val="clear" w:color="auto" w:fill="FFFFFF"/>
          <w:lang w:eastAsia="en-AU"/>
        </w:rPr>
      </w:pPr>
      <w:r w:rsidRPr="00C44153">
        <w:rPr>
          <w:rFonts w:eastAsia="Times New Roman" w:cs="Times New Roman"/>
          <w:color w:val="000000"/>
          <w:szCs w:val="24"/>
          <w:shd w:val="clear" w:color="auto" w:fill="FFFFFF"/>
          <w:lang w:eastAsia="en-AU"/>
        </w:rPr>
        <w:br/>
      </w:r>
      <w:r w:rsidRPr="00C44153">
        <w:rPr>
          <w:rFonts w:eastAsia="Times New Roman" w:cs="Times New Roman"/>
          <w:i/>
          <w:color w:val="000000"/>
          <w:szCs w:val="24"/>
          <w:shd w:val="clear" w:color="auto" w:fill="FFFFFF"/>
          <w:lang w:eastAsia="en-AU"/>
        </w:rPr>
        <w:t>As a group if each player is cooperative, then we must see that on average, each player should receive a sizable profit compared with starting amount, while still having outbreaks to prevent a lack of engagement from the game being too easy and the result being independent to the group’s actions.</w:t>
      </w:r>
    </w:p>
    <w:p w:rsidR="008621E6" w:rsidRPr="00C44153" w:rsidRDefault="008621E6" w:rsidP="00D30E86">
      <w:pPr>
        <w:spacing w:after="0" w:line="240" w:lineRule="auto"/>
        <w:jc w:val="both"/>
        <w:rPr>
          <w:rFonts w:eastAsia="Times New Roman" w:cs="Times New Roman"/>
          <w:i/>
          <w:color w:val="000000"/>
          <w:szCs w:val="24"/>
          <w:shd w:val="clear" w:color="auto" w:fill="FFFFFF"/>
          <w:lang w:eastAsia="en-AU"/>
        </w:rPr>
      </w:pPr>
      <w:r w:rsidRPr="00C44153">
        <w:rPr>
          <w:rFonts w:eastAsia="Times New Roman" w:cs="Times New Roman"/>
          <w:i/>
          <w:color w:val="000000"/>
          <w:szCs w:val="24"/>
          <w:shd w:val="clear" w:color="auto" w:fill="FFFFFF"/>
          <w:lang w:eastAsia="en-AU"/>
        </w:rPr>
        <w:t xml:space="preserve"> </w:t>
      </w:r>
    </w:p>
    <w:p w:rsidR="003C0C63" w:rsidRPr="00C44153" w:rsidRDefault="008621E6" w:rsidP="00D30E86">
      <w:pPr>
        <w:spacing w:after="0" w:line="240" w:lineRule="auto"/>
        <w:jc w:val="both"/>
        <w:rPr>
          <w:rFonts w:eastAsia="Times New Roman" w:cs="Times New Roman"/>
          <w:b/>
          <w:color w:val="000000"/>
          <w:szCs w:val="24"/>
          <w:shd w:val="clear" w:color="auto" w:fill="FFFFFF"/>
          <w:lang w:eastAsia="en-AU"/>
        </w:rPr>
      </w:pPr>
      <w:r w:rsidRPr="00C44153">
        <w:rPr>
          <w:rFonts w:eastAsia="Times New Roman" w:cs="Times New Roman"/>
          <w:i/>
          <w:color w:val="000000"/>
          <w:szCs w:val="24"/>
          <w:shd w:val="clear" w:color="auto" w:fill="FFFFFF"/>
          <w:lang w:eastAsia="en-AU"/>
        </w:rPr>
        <w:t>Inversely, as a group if each player is uncooperative, then we must see that on average, each player should receive a loss from the game compared with the starting amount, while still allowing players to ideally to finish with an amount more than $0 to prevent lack of motivation and engagement in the game</w:t>
      </w:r>
      <w:r w:rsidRPr="00C44153">
        <w:rPr>
          <w:rFonts w:eastAsia="Times New Roman" w:cs="Times New Roman"/>
          <w:b/>
          <w:color w:val="000000"/>
          <w:szCs w:val="24"/>
          <w:shd w:val="clear" w:color="auto" w:fill="FFFFFF"/>
          <w:lang w:eastAsia="en-AU"/>
        </w:rPr>
        <w:t>.</w:t>
      </w:r>
    </w:p>
    <w:p w:rsidR="008621E6" w:rsidRPr="00C44153" w:rsidRDefault="008621E6" w:rsidP="00D30E86">
      <w:pPr>
        <w:spacing w:after="0" w:line="240" w:lineRule="auto"/>
        <w:jc w:val="both"/>
        <w:rPr>
          <w:rFonts w:eastAsia="Times New Roman" w:cs="Times New Roman"/>
          <w:b/>
          <w:color w:val="000000"/>
          <w:szCs w:val="24"/>
          <w:shd w:val="clear" w:color="auto" w:fill="FFFFFF"/>
          <w:lang w:eastAsia="en-AU"/>
        </w:rPr>
      </w:pPr>
    </w:p>
    <w:p w:rsidR="008621E6" w:rsidRPr="00C44153" w:rsidRDefault="008621E6" w:rsidP="00D30E86">
      <w:pPr>
        <w:spacing w:after="0" w:line="240" w:lineRule="auto"/>
        <w:jc w:val="both"/>
        <w:rPr>
          <w:rFonts w:eastAsia="Times New Roman" w:cs="Times New Roman"/>
          <w:szCs w:val="24"/>
          <w:lang w:eastAsia="en-AU"/>
        </w:rPr>
      </w:pPr>
      <w:r w:rsidRPr="00C44153">
        <w:rPr>
          <w:rFonts w:eastAsia="Times New Roman" w:cs="Times New Roman"/>
          <w:color w:val="000000"/>
          <w:szCs w:val="24"/>
          <w:shd w:val="clear" w:color="auto" w:fill="FFFFFF"/>
          <w:lang w:eastAsia="en-AU"/>
        </w:rPr>
        <w:t xml:space="preserve">It is worth mentioning too, that while the above is a requirement, it won’t always be met due to the nature of joint probability and </w:t>
      </w:r>
      <w:del w:id="97" w:author="Ben White" w:date="2017-11-07T11:56:00Z">
        <w:r w:rsidRPr="00C44153" w:rsidDel="00BD7B91">
          <w:rPr>
            <w:rFonts w:eastAsia="Times New Roman" w:cs="Times New Roman"/>
            <w:color w:val="000000"/>
            <w:szCs w:val="24"/>
            <w:shd w:val="clear" w:color="auto" w:fill="FFFFFF"/>
            <w:lang w:eastAsia="en-AU"/>
          </w:rPr>
          <w:delText>some of the inherent randomness in the game</w:delText>
        </w:r>
      </w:del>
      <w:ins w:id="98" w:author="Ben White" w:date="2017-11-07T11:56:00Z">
        <w:r w:rsidR="00BD7B91">
          <w:rPr>
            <w:rFonts w:eastAsia="Times New Roman" w:cs="Times New Roman"/>
            <w:color w:val="000000"/>
            <w:szCs w:val="24"/>
            <w:shd w:val="clear" w:color="auto" w:fill="FFFFFF"/>
            <w:lang w:eastAsia="en-AU"/>
          </w:rPr>
          <w:t>the random determination of outbreaks</w:t>
        </w:r>
      </w:ins>
      <w:r w:rsidR="00C44153" w:rsidRPr="00C44153">
        <w:rPr>
          <w:rFonts w:eastAsia="Times New Roman" w:cs="Times New Roman"/>
          <w:color w:val="000000"/>
          <w:szCs w:val="24"/>
          <w:shd w:val="clear" w:color="auto" w:fill="FFFFFF"/>
          <w:lang w:eastAsia="en-AU"/>
        </w:rPr>
        <w:t xml:space="preserve">. The game should allow cases where players are </w:t>
      </w:r>
      <w:r w:rsidR="00C44153" w:rsidRPr="00C44153">
        <w:rPr>
          <w:rFonts w:eastAsia="Times New Roman" w:cs="Times New Roman"/>
          <w:i/>
          <w:color w:val="000000"/>
          <w:szCs w:val="24"/>
          <w:shd w:val="clear" w:color="auto" w:fill="FFFFFF"/>
          <w:lang w:eastAsia="en-AU"/>
        </w:rPr>
        <w:t>cooperative</w:t>
      </w:r>
      <w:r w:rsidR="00C44153" w:rsidRPr="00C44153">
        <w:rPr>
          <w:rFonts w:eastAsia="Times New Roman" w:cs="Times New Roman"/>
          <w:color w:val="000000"/>
          <w:szCs w:val="24"/>
          <w:shd w:val="clear" w:color="auto" w:fill="FFFFFF"/>
          <w:lang w:eastAsia="en-AU"/>
        </w:rPr>
        <w:t xml:space="preserve"> and outbreaks still occur often. Inversely, the game should also allow cases where players are </w:t>
      </w:r>
      <w:r w:rsidR="00C44153" w:rsidRPr="00C44153">
        <w:rPr>
          <w:rFonts w:eastAsia="Times New Roman" w:cs="Times New Roman"/>
          <w:i/>
          <w:color w:val="000000"/>
          <w:szCs w:val="24"/>
          <w:shd w:val="clear" w:color="auto" w:fill="FFFFFF"/>
          <w:lang w:eastAsia="en-AU"/>
        </w:rPr>
        <w:t xml:space="preserve">uncooperative </w:t>
      </w:r>
      <w:r w:rsidR="00C44153" w:rsidRPr="00C44153">
        <w:rPr>
          <w:rFonts w:eastAsia="Times New Roman" w:cs="Times New Roman"/>
          <w:color w:val="000000"/>
          <w:szCs w:val="24"/>
          <w:shd w:val="clear" w:color="auto" w:fill="FFFFFF"/>
          <w:lang w:eastAsia="en-AU"/>
        </w:rPr>
        <w:t>and outbreaks don’t occur often. Such cases in this game should be rare though to get the best data possible, as the player’s actions must determine the outcome as much as possible despite the randomness that exists in the game.</w:t>
      </w:r>
    </w:p>
    <w:p w:rsidR="00C44153" w:rsidRPr="006532B6" w:rsidRDefault="003C0C63" w:rsidP="006532B6">
      <w:pPr>
        <w:pStyle w:val="Heading3"/>
        <w:rPr>
          <w:bCs w:val="0"/>
          <w:color w:val="000000"/>
          <w:u w:val="single"/>
        </w:rPr>
      </w:pPr>
      <w:bookmarkStart w:id="99" w:name="_Toc481344792"/>
      <w:r w:rsidRPr="006532B6">
        <w:rPr>
          <w:bCs w:val="0"/>
          <w:color w:val="000000"/>
          <w:u w:val="single"/>
        </w:rPr>
        <w:t>Test Description</w:t>
      </w:r>
      <w:bookmarkEnd w:id="99"/>
    </w:p>
    <w:p w:rsidR="00D30E86" w:rsidRDefault="00C44153" w:rsidP="00E94275">
      <w:pPr>
        <w:jc w:val="both"/>
        <w:rPr>
          <w:lang w:eastAsia="en-AU"/>
        </w:rPr>
      </w:pPr>
      <w:r>
        <w:rPr>
          <w:lang w:eastAsia="en-AU"/>
        </w:rPr>
        <w:t xml:space="preserve">To perform this test, you will need a terminal (CMD, Bash) </w:t>
      </w:r>
      <w:del w:id="100" w:author="Ben White" w:date="2017-11-07T11:57:00Z">
        <w:r w:rsidDel="00BD7B91">
          <w:rPr>
            <w:lang w:eastAsia="en-AU"/>
          </w:rPr>
          <w:delText>where you will be able to perform</w:delText>
        </w:r>
      </w:del>
      <w:ins w:id="101" w:author="Ben White" w:date="2017-11-07T11:57:00Z">
        <w:r w:rsidR="00BD7B91">
          <w:rPr>
            <w:lang w:eastAsia="en-AU"/>
          </w:rPr>
          <w:t>to perform</w:t>
        </w:r>
      </w:ins>
      <w:r>
        <w:rPr>
          <w:lang w:eastAsia="en-AU"/>
        </w:rPr>
        <w:t xml:space="preserve"> the command line tests and export the data to </w:t>
      </w:r>
      <w:del w:id="102" w:author="Ben White" w:date="2017-11-07T11:57:00Z">
        <w:r w:rsidDel="00BD7B91">
          <w:rPr>
            <w:lang w:eastAsia="en-AU"/>
          </w:rPr>
          <w:delText>an accompanying</w:delText>
        </w:r>
      </w:del>
      <w:ins w:id="103" w:author="Ben White" w:date="2017-11-07T11:57:00Z">
        <w:r w:rsidR="00BD7B91">
          <w:rPr>
            <w:lang w:eastAsia="en-AU"/>
          </w:rPr>
          <w:t>a</w:t>
        </w:r>
      </w:ins>
      <w:r>
        <w:rPr>
          <w:lang w:eastAsia="en-AU"/>
        </w:rPr>
        <w:t xml:space="preserve"> file (ideally, text, csv</w:t>
      </w:r>
      <w:del w:id="104" w:author="Ben White" w:date="2017-11-07T11:58:00Z">
        <w:r w:rsidDel="00BD7B91">
          <w:rPr>
            <w:lang w:eastAsia="en-AU"/>
          </w:rPr>
          <w:delText xml:space="preserve"> something readable by humans</w:delText>
        </w:r>
      </w:del>
      <w:r>
        <w:rPr>
          <w:lang w:eastAsia="en-AU"/>
        </w:rPr>
        <w:t xml:space="preserve">). The operating system you use, shouldn’t matter as long as you have a </w:t>
      </w:r>
      <w:r w:rsidR="00641842">
        <w:rPr>
          <w:lang w:eastAsia="en-AU"/>
        </w:rPr>
        <w:t>met these requirements (at the time of writing 02/04/2017):</w:t>
      </w:r>
    </w:p>
    <w:p w:rsidR="00C44153" w:rsidRDefault="006A2716" w:rsidP="00D30E86">
      <w:pPr>
        <w:rPr>
          <w:lang w:eastAsia="en-AU"/>
        </w:rPr>
      </w:pPr>
      <w:r>
        <w:rPr>
          <w:lang w:eastAsia="en-AU"/>
        </w:rPr>
        <w:br/>
        <w:t>oTree 1.2.8</w:t>
      </w:r>
      <w:r w:rsidR="00641842">
        <w:rPr>
          <w:lang w:eastAsia="en-AU"/>
        </w:rPr>
        <w:t xml:space="preserve"> (or above)</w:t>
      </w:r>
      <w:r w:rsidR="00EE0314">
        <w:rPr>
          <w:lang w:eastAsia="en-AU"/>
        </w:rPr>
        <w:br/>
      </w:r>
      <w:r w:rsidR="00641842">
        <w:rPr>
          <w:lang w:eastAsia="en-AU"/>
        </w:rPr>
        <w:t>Postgres 9.6.1 (or above)</w:t>
      </w:r>
      <w:r w:rsidR="00641842">
        <w:rPr>
          <w:lang w:eastAsia="en-AU"/>
        </w:rPr>
        <w:br/>
        <w:t>otreechat (latest version)</w:t>
      </w:r>
      <w:r w:rsidR="00641842">
        <w:rPr>
          <w:lang w:eastAsia="en-AU"/>
        </w:rPr>
        <w:br/>
        <w:t>psycopg2 (latest version)</w:t>
      </w:r>
      <w:r w:rsidR="00641842">
        <w:rPr>
          <w:lang w:eastAsia="en-AU"/>
        </w:rPr>
        <w:br/>
        <w:t>Python 3.6 (or above)</w:t>
      </w:r>
      <w:r w:rsidR="00641842">
        <w:rPr>
          <w:lang w:eastAsia="en-AU"/>
        </w:rPr>
        <w:br/>
      </w:r>
      <w:r w:rsidR="00641842">
        <w:rPr>
          <w:lang w:eastAsia="en-AU"/>
        </w:rPr>
        <w:br/>
      </w:r>
      <w:del w:id="105" w:author="Ben White" w:date="2017-11-07T11:58:00Z">
        <w:r w:rsidR="00641842" w:rsidDel="00BD7B91">
          <w:rPr>
            <w:lang w:eastAsia="en-AU"/>
          </w:rPr>
          <w:delText xml:space="preserve">Have followed the </w:delText>
        </w:r>
      </w:del>
      <w:ins w:id="106" w:author="Ben White" w:date="2017-11-07T11:58:00Z">
        <w:r w:rsidR="00BD7B91">
          <w:rPr>
            <w:lang w:eastAsia="en-AU"/>
          </w:rPr>
          <w:t xml:space="preserve">Follow the </w:t>
        </w:r>
      </w:ins>
      <w:r w:rsidR="00641842">
        <w:rPr>
          <w:lang w:eastAsia="en-AU"/>
        </w:rPr>
        <w:t>instructions for oTree to use Postgres as per this page:</w:t>
      </w:r>
      <w:r w:rsidR="00641842">
        <w:rPr>
          <w:lang w:eastAsia="en-AU"/>
        </w:rPr>
        <w:br/>
      </w:r>
      <w:hyperlink r:id="rId10" w:anchor="database-postgres" w:history="1">
        <w:r w:rsidR="00641842" w:rsidRPr="00C363C3">
          <w:rPr>
            <w:rStyle w:val="Hyperlink"/>
            <w:lang w:eastAsia="en-AU"/>
          </w:rPr>
          <w:t>http://otree.readthedocs.io/en/latest/server/ubuntu.html#database-postgres</w:t>
        </w:r>
      </w:hyperlink>
    </w:p>
    <w:p w:rsidR="00E94275" w:rsidRDefault="00641842" w:rsidP="00E94275">
      <w:pPr>
        <w:jc w:val="both"/>
        <w:rPr>
          <w:lang w:eastAsia="en-AU"/>
        </w:rPr>
      </w:pPr>
      <w:r>
        <w:rPr>
          <w:lang w:eastAsia="en-AU"/>
        </w:rPr>
        <w:t>Postgres here isn’t completely necessary to complete these tests, you could theoretically use MySQL, MSQL (Microsoft</w:t>
      </w:r>
      <w:r w:rsidR="0095274C">
        <w:rPr>
          <w:lang w:eastAsia="en-AU"/>
        </w:rPr>
        <w:t xml:space="preserve"> SQL) and many others, you must ensure</w:t>
      </w:r>
      <w:r>
        <w:rPr>
          <w:lang w:eastAsia="en-AU"/>
        </w:rPr>
        <w:t xml:space="preserve"> it’s a Relational Database that can withstand multiple concurrent transactions without issue.</w:t>
      </w:r>
    </w:p>
    <w:p w:rsidR="00E94275" w:rsidDel="00BD7B91" w:rsidRDefault="00641842" w:rsidP="00E94275">
      <w:pPr>
        <w:jc w:val="both"/>
        <w:rPr>
          <w:del w:id="107" w:author="Ben White" w:date="2017-11-07T11:59:00Z"/>
          <w:lang w:eastAsia="en-AU"/>
        </w:rPr>
      </w:pPr>
      <w:r>
        <w:rPr>
          <w:lang w:eastAsia="en-AU"/>
        </w:rPr>
        <w:br/>
      </w:r>
      <w:del w:id="108" w:author="Ben White" w:date="2017-11-07T11:59:00Z">
        <w:r w:rsidDel="00BD7B91">
          <w:rPr>
            <w:lang w:eastAsia="en-AU"/>
          </w:rPr>
          <w:delText>And finally refer to here for the note on otree_tags</w:delText>
        </w:r>
      </w:del>
      <w:ins w:id="109" w:author="Ben White" w:date="2017-11-07T11:59:00Z">
        <w:r w:rsidR="00BD7B91">
          <w:rPr>
            <w:lang w:eastAsia="en-AU"/>
          </w:rPr>
          <w:t>You should also refer to the notes on oTreee tags</w:t>
        </w:r>
      </w:ins>
      <w:r>
        <w:rPr>
          <w:lang w:eastAsia="en-AU"/>
        </w:rPr>
        <w:t>:</w:t>
      </w:r>
      <w:ins w:id="110" w:author="Ben White" w:date="2017-11-07T11:59:00Z">
        <w:r w:rsidR="00BD7B91">
          <w:t xml:space="preserve"> </w:t>
        </w:r>
      </w:ins>
    </w:p>
    <w:p w:rsidR="00641842" w:rsidRDefault="00641842" w:rsidP="00E94275">
      <w:pPr>
        <w:jc w:val="both"/>
        <w:rPr>
          <w:lang w:eastAsia="en-AU"/>
        </w:rPr>
      </w:pPr>
      <w:del w:id="111" w:author="Ben White" w:date="2017-11-07T11:59:00Z">
        <w:r w:rsidDel="00BD7B91">
          <w:rPr>
            <w:lang w:eastAsia="en-AU"/>
          </w:rPr>
          <w:br/>
        </w:r>
      </w:del>
      <w:hyperlink w:anchor="_oTree_Tags" w:history="1">
        <w:r w:rsidRPr="00B52092">
          <w:rPr>
            <w:rStyle w:val="Hyperlink"/>
            <w:lang w:eastAsia="en-AU"/>
          </w:rPr>
          <w:t>oTree_Tags</w:t>
        </w:r>
      </w:hyperlink>
      <w:ins w:id="112" w:author="Ben White" w:date="2017-11-07T11:59:00Z">
        <w:r w:rsidR="00BD7B91">
          <w:rPr>
            <w:rStyle w:val="Hyperlink"/>
            <w:lang w:eastAsia="en-AU"/>
          </w:rPr>
          <w:t>.</w:t>
        </w:r>
      </w:ins>
    </w:p>
    <w:p w:rsidR="0095274C" w:rsidRDefault="0095274C" w:rsidP="00C44153">
      <w:pPr>
        <w:rPr>
          <w:lang w:eastAsia="en-AU"/>
        </w:rPr>
      </w:pPr>
    </w:p>
    <w:p w:rsidR="00466015" w:rsidRDefault="0095274C" w:rsidP="00E679CC">
      <w:pPr>
        <w:jc w:val="both"/>
        <w:rPr>
          <w:lang w:eastAsia="en-AU"/>
        </w:rPr>
      </w:pPr>
      <w:r>
        <w:rPr>
          <w:lang w:eastAsia="en-AU"/>
        </w:rPr>
        <w:t>In the terminal</w:t>
      </w:r>
      <w:r w:rsidR="002C52D2">
        <w:rPr>
          <w:lang w:eastAsia="en-AU"/>
        </w:rPr>
        <w:t xml:space="preserve"> (in my case PowerShell)</w:t>
      </w:r>
      <w:r>
        <w:rPr>
          <w:lang w:eastAsia="en-AU"/>
        </w:rPr>
        <w:t xml:space="preserve">, you’ll need to put the following command </w:t>
      </w:r>
      <w:r w:rsidR="00AF4C55">
        <w:rPr>
          <w:lang w:eastAsia="en-AU"/>
        </w:rPr>
        <w:t>to</w:t>
      </w:r>
      <w:r>
        <w:rPr>
          <w:lang w:eastAsia="en-AU"/>
        </w:rPr>
        <w:t xml:space="preserve"> perform the test 20 times </w:t>
      </w:r>
      <w:r w:rsidR="00AF4C55">
        <w:rPr>
          <w:lang w:eastAsia="en-AU"/>
        </w:rPr>
        <w:t>for the sake of getting a reasonable sample size to reduce the average being affected by any outliers</w:t>
      </w:r>
      <w:del w:id="113" w:author="Ben White" w:date="2017-11-07T12:00:00Z">
        <w:r w:rsidR="00AF4C55" w:rsidDel="00BD7B91">
          <w:rPr>
            <w:lang w:eastAsia="en-AU"/>
          </w:rPr>
          <w:delText xml:space="preserve"> like those rare times when players do well despite being uncooperative or vice versa</w:delText>
        </w:r>
      </w:del>
      <w:r w:rsidR="00AF4C55">
        <w:rPr>
          <w:lang w:eastAsia="en-AU"/>
        </w:rPr>
        <w:t>.</w:t>
      </w:r>
    </w:p>
    <w:p w:rsidR="00AF4C55" w:rsidRDefault="00AF4C55" w:rsidP="00E679CC">
      <w:pPr>
        <w:jc w:val="both"/>
        <w:rPr>
          <w:lang w:eastAsia="en-AU"/>
        </w:rPr>
      </w:pPr>
      <w:r>
        <w:rPr>
          <w:lang w:eastAsia="en-AU"/>
        </w:rPr>
        <w:br/>
        <w:t>for($i=1; $i -le 20; $i++) {</w:t>
      </w:r>
    </w:p>
    <w:p w:rsidR="00E94275" w:rsidRDefault="00AF4C55" w:rsidP="00E94275">
      <w:pPr>
        <w:jc w:val="both"/>
        <w:rPr>
          <w:lang w:eastAsia="en-AU"/>
        </w:rPr>
      </w:pPr>
      <w:r>
        <w:rPr>
          <w:lang w:eastAsia="en-AU"/>
        </w:rPr>
        <w:tab/>
        <w:t>otree test basic_biosecurity_test 4 &gt; “Path\To\File\file&lt;i&gt;.txt”</w:t>
      </w:r>
    </w:p>
    <w:p w:rsidR="00B25A0B" w:rsidRDefault="00AF4C55" w:rsidP="00E94275">
      <w:pPr>
        <w:jc w:val="both"/>
        <w:rPr>
          <w:lang w:eastAsia="en-AU"/>
        </w:rPr>
      </w:pPr>
      <w:r>
        <w:rPr>
          <w:lang w:eastAsia="en-AU"/>
        </w:rPr>
        <w:t>}</w:t>
      </w:r>
      <w:r>
        <w:rPr>
          <w:lang w:eastAsia="en-AU"/>
        </w:rPr>
        <w:br/>
      </w:r>
      <w:r>
        <w:rPr>
          <w:lang w:eastAsia="en-AU"/>
        </w:rPr>
        <w:br/>
        <w:t>This will run the basic biosecurity test 20 times which includes all the different case scenarios</w:t>
      </w:r>
      <w:r w:rsidR="00B25A0B">
        <w:rPr>
          <w:lang w:eastAsia="en-AU"/>
        </w:rPr>
        <w:t xml:space="preserve"> which were as follows (and in the order, they will be performed):</w:t>
      </w:r>
    </w:p>
    <w:p w:rsidR="0095274C" w:rsidRDefault="00B25A0B" w:rsidP="00E94275">
      <w:pPr>
        <w:pStyle w:val="ListParagraph"/>
        <w:numPr>
          <w:ilvl w:val="0"/>
          <w:numId w:val="9"/>
        </w:numPr>
        <w:jc w:val="both"/>
        <w:rPr>
          <w:lang w:eastAsia="en-AU"/>
        </w:rPr>
      </w:pPr>
      <w:r>
        <w:rPr>
          <w:lang w:eastAsia="en-AU"/>
        </w:rPr>
        <w:t>Random</w:t>
      </w:r>
    </w:p>
    <w:p w:rsidR="00B25A0B" w:rsidRDefault="00B25A0B" w:rsidP="00E94275">
      <w:pPr>
        <w:pStyle w:val="ListParagraph"/>
        <w:numPr>
          <w:ilvl w:val="0"/>
          <w:numId w:val="9"/>
        </w:numPr>
        <w:jc w:val="both"/>
        <w:rPr>
          <w:lang w:eastAsia="en-AU"/>
        </w:rPr>
      </w:pPr>
      <w:r>
        <w:rPr>
          <w:lang w:eastAsia="en-AU"/>
        </w:rPr>
        <w:t>Quarter</w:t>
      </w:r>
    </w:p>
    <w:p w:rsidR="00B25A0B" w:rsidRDefault="00B25A0B" w:rsidP="00E94275">
      <w:pPr>
        <w:pStyle w:val="ListParagraph"/>
        <w:numPr>
          <w:ilvl w:val="0"/>
          <w:numId w:val="9"/>
        </w:numPr>
        <w:jc w:val="both"/>
        <w:rPr>
          <w:lang w:eastAsia="en-AU"/>
        </w:rPr>
      </w:pPr>
      <w:r>
        <w:rPr>
          <w:lang w:eastAsia="en-AU"/>
        </w:rPr>
        <w:t>Half</w:t>
      </w:r>
    </w:p>
    <w:p w:rsidR="00B25A0B" w:rsidRDefault="00B25A0B" w:rsidP="00E94275">
      <w:pPr>
        <w:pStyle w:val="ListParagraph"/>
        <w:numPr>
          <w:ilvl w:val="0"/>
          <w:numId w:val="9"/>
        </w:numPr>
        <w:jc w:val="both"/>
        <w:rPr>
          <w:lang w:eastAsia="en-AU"/>
        </w:rPr>
      </w:pPr>
      <w:r>
        <w:rPr>
          <w:lang w:eastAsia="en-AU"/>
        </w:rPr>
        <w:t>Three-Quarters</w:t>
      </w:r>
    </w:p>
    <w:p w:rsidR="00B25A0B" w:rsidRDefault="00B25A0B" w:rsidP="00E94275">
      <w:pPr>
        <w:pStyle w:val="ListParagraph"/>
        <w:numPr>
          <w:ilvl w:val="0"/>
          <w:numId w:val="9"/>
        </w:numPr>
        <w:jc w:val="both"/>
        <w:rPr>
          <w:lang w:eastAsia="en-AU"/>
        </w:rPr>
      </w:pPr>
      <w:r>
        <w:rPr>
          <w:lang w:eastAsia="en-AU"/>
        </w:rPr>
        <w:t>Full</w:t>
      </w:r>
    </w:p>
    <w:p w:rsidR="00B25A0B" w:rsidRDefault="00B25A0B" w:rsidP="00E94275">
      <w:pPr>
        <w:pStyle w:val="ListParagraph"/>
        <w:numPr>
          <w:ilvl w:val="0"/>
          <w:numId w:val="9"/>
        </w:numPr>
        <w:jc w:val="both"/>
        <w:rPr>
          <w:lang w:eastAsia="en-AU"/>
        </w:rPr>
      </w:pPr>
      <w:r>
        <w:rPr>
          <w:lang w:eastAsia="en-AU"/>
        </w:rPr>
        <w:t>Half0HalfFull</w:t>
      </w:r>
    </w:p>
    <w:p w:rsidR="00B25A0B" w:rsidRDefault="00B25A0B" w:rsidP="00E94275">
      <w:pPr>
        <w:pStyle w:val="ListParagraph"/>
        <w:numPr>
          <w:ilvl w:val="0"/>
          <w:numId w:val="9"/>
        </w:numPr>
        <w:jc w:val="both"/>
        <w:rPr>
          <w:lang w:eastAsia="en-AU"/>
        </w:rPr>
      </w:pPr>
      <w:r>
        <w:rPr>
          <w:lang w:eastAsia="en-AU"/>
        </w:rPr>
        <w:t>Bankrupt</w:t>
      </w:r>
    </w:p>
    <w:p w:rsidR="00E94275" w:rsidRDefault="00B25A0B" w:rsidP="00E94275">
      <w:pPr>
        <w:jc w:val="both"/>
        <w:rPr>
          <w:lang w:eastAsia="en-AU"/>
        </w:rPr>
      </w:pPr>
      <w:r>
        <w:rPr>
          <w:lang w:eastAsia="en-AU"/>
        </w:rPr>
        <w:t xml:space="preserve">For more details on what these scenarios include refer to </w:t>
      </w:r>
      <w:hyperlink w:anchor="_Automated_Testing" w:history="1">
        <w:r w:rsidRPr="00B25A0B">
          <w:rPr>
            <w:rStyle w:val="Hyperlink"/>
            <w:lang w:eastAsia="en-AU"/>
          </w:rPr>
          <w:t>Automated Testing</w:t>
        </w:r>
      </w:hyperlink>
      <w:r>
        <w:rPr>
          <w:lang w:eastAsia="en-AU"/>
        </w:rPr>
        <w:t xml:space="preserve">. The above code will also produce text files which you will need to record the incursion count and the funds each player has at round 5 and the end of the game. </w:t>
      </w:r>
      <w:ins w:id="114" w:author="Ben White" w:date="2017-11-07T12:01:00Z">
        <w:r w:rsidR="00BD7B91">
          <w:rPr>
            <w:lang w:eastAsia="en-AU"/>
          </w:rPr>
          <w:t xml:space="preserve">An </w:t>
        </w:r>
      </w:ins>
      <w:del w:id="115" w:author="Ben White" w:date="2017-11-07T12:01:00Z">
        <w:r w:rsidDel="00BD7B91">
          <w:rPr>
            <w:lang w:eastAsia="en-AU"/>
          </w:rPr>
          <w:delText xml:space="preserve">How you the reader record these, I will leave to you, my method was to record the data into </w:delText>
        </w:r>
      </w:del>
      <w:r>
        <w:rPr>
          <w:lang w:eastAsia="en-AU"/>
        </w:rPr>
        <w:t xml:space="preserve">Excel </w:t>
      </w:r>
      <w:del w:id="116" w:author="Ben White" w:date="2017-11-07T12:01:00Z">
        <w:r w:rsidDel="00BD7B91">
          <w:rPr>
            <w:lang w:eastAsia="en-AU"/>
          </w:rPr>
          <w:delText xml:space="preserve">Spreadsheets </w:delText>
        </w:r>
      </w:del>
      <w:ins w:id="117" w:author="Ben White" w:date="2017-11-07T12:01:00Z">
        <w:r w:rsidR="00BD7B91">
          <w:rPr>
            <w:lang w:eastAsia="en-AU"/>
          </w:rPr>
          <w:t xml:space="preserve">spreadsheet was used to </w:t>
        </w:r>
      </w:ins>
      <w:del w:id="118" w:author="Ben White" w:date="2017-11-07T12:01:00Z">
        <w:r w:rsidDel="00BD7B91">
          <w:rPr>
            <w:lang w:eastAsia="en-AU"/>
          </w:rPr>
          <w:delText xml:space="preserve">which automatically </w:delText>
        </w:r>
      </w:del>
      <w:r>
        <w:rPr>
          <w:lang w:eastAsia="en-AU"/>
        </w:rPr>
        <w:t>calculate</w:t>
      </w:r>
      <w:ins w:id="119" w:author="Ben White" w:date="2017-11-07T12:02:00Z">
        <w:r w:rsidR="00BD7B91">
          <w:rPr>
            <w:lang w:eastAsia="en-AU"/>
          </w:rPr>
          <w:t xml:space="preserve"> </w:t>
        </w:r>
      </w:ins>
      <w:del w:id="120" w:author="Ben White" w:date="2017-11-07T12:02:00Z">
        <w:r w:rsidDel="00BD7B91">
          <w:rPr>
            <w:lang w:eastAsia="en-AU"/>
          </w:rPr>
          <w:delText xml:space="preserve">d </w:delText>
        </w:r>
      </w:del>
      <w:r>
        <w:rPr>
          <w:lang w:eastAsia="en-AU"/>
        </w:rPr>
        <w:t>the average and mode of</w:t>
      </w:r>
      <w:r w:rsidR="002C52D2">
        <w:rPr>
          <w:lang w:eastAsia="en-AU"/>
        </w:rPr>
        <w:t xml:space="preserve"> outbreaks (denoted as incursions in my documents as there was a change of terminology) and funds at rounds 5 and 15.</w:t>
      </w:r>
    </w:p>
    <w:p w:rsidR="0006524B" w:rsidRPr="003C0C63" w:rsidDel="00BD7B91" w:rsidRDefault="002C52D2" w:rsidP="00E94275">
      <w:pPr>
        <w:jc w:val="both"/>
        <w:rPr>
          <w:del w:id="121" w:author="Ben White" w:date="2017-11-07T12:02:00Z"/>
          <w:lang w:eastAsia="en-AU"/>
        </w:rPr>
      </w:pPr>
      <w:del w:id="122" w:author="Ben White" w:date="2017-11-07T12:02:00Z">
        <w:r w:rsidDel="00BD7B91">
          <w:rPr>
            <w:lang w:eastAsia="en-AU"/>
          </w:rPr>
          <w:br/>
          <w:delText>While you may not produce the exact same results due to the randomness of the game and the changes that were made while testing the frequency of outbreaks, you should be able to make the same conclusion as I did below.</w:delText>
        </w:r>
      </w:del>
    </w:p>
    <w:p w:rsidR="003C0C63" w:rsidRPr="006532B6" w:rsidRDefault="003C0C63" w:rsidP="006532B6">
      <w:pPr>
        <w:pStyle w:val="Heading3"/>
        <w:rPr>
          <w:bCs w:val="0"/>
          <w:color w:val="000000"/>
          <w:u w:val="single"/>
        </w:rPr>
      </w:pPr>
      <w:bookmarkStart w:id="123" w:name="_Toc481344793"/>
      <w:r w:rsidRPr="006532B6">
        <w:rPr>
          <w:bCs w:val="0"/>
          <w:color w:val="000000"/>
          <w:u w:val="single"/>
        </w:rPr>
        <w:t>Test Analysis Report</w:t>
      </w:r>
      <w:bookmarkEnd w:id="123"/>
    </w:p>
    <w:p w:rsidR="00CE44E0" w:rsidRDefault="00CE44E0" w:rsidP="00E94275">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In the tests, there was two values that changed throughout the tests which were:</w:t>
      </w:r>
    </w:p>
    <w:p w:rsidR="001D5337" w:rsidRDefault="001D5337" w:rsidP="00E94275">
      <w:pPr>
        <w:spacing w:after="0" w:line="240" w:lineRule="auto"/>
        <w:jc w:val="both"/>
        <w:rPr>
          <w:rFonts w:eastAsia="Times New Roman" w:cs="Times New Roman"/>
          <w:color w:val="000000"/>
          <w:szCs w:val="24"/>
          <w:shd w:val="clear" w:color="auto" w:fill="FFFFFF"/>
          <w:lang w:eastAsia="en-AU"/>
        </w:rPr>
      </w:pPr>
    </w:p>
    <w:p w:rsidR="00CE44E0" w:rsidRDefault="00CE44E0" w:rsidP="00E94275">
      <w:pPr>
        <w:pStyle w:val="ListParagraph"/>
        <w:numPr>
          <w:ilvl w:val="0"/>
          <w:numId w:val="11"/>
        </w:numPr>
        <w:spacing w:after="0" w:line="240" w:lineRule="auto"/>
        <w:jc w:val="both"/>
        <w:rPr>
          <w:rFonts w:eastAsia="Times New Roman" w:cs="Times New Roman"/>
          <w:color w:val="000000"/>
          <w:szCs w:val="24"/>
          <w:shd w:val="clear" w:color="auto" w:fill="FFFFFF"/>
          <w:lang w:eastAsia="en-AU"/>
        </w:rPr>
      </w:pPr>
      <w:r w:rsidRPr="00CE44E0">
        <w:rPr>
          <w:rFonts w:eastAsia="Times New Roman" w:cs="Times New Roman"/>
          <w:color w:val="000000"/>
          <w:szCs w:val="24"/>
          <w:shd w:val="clear" w:color="auto" w:fill="FFFFFF"/>
          <w:lang w:eastAsia="en-AU"/>
        </w:rPr>
        <w:t xml:space="preserve">The minimum chance that a player wasn’t the source of the incursion, or the </w:t>
      </w:r>
      <w:r w:rsidRPr="00CE44E0">
        <w:rPr>
          <w:rFonts w:eastAsia="Times New Roman" w:cs="Times New Roman"/>
          <w:b/>
          <w:color w:val="000000"/>
          <w:szCs w:val="24"/>
          <w:shd w:val="clear" w:color="auto" w:fill="FFFFFF"/>
          <w:lang w:eastAsia="en-AU"/>
        </w:rPr>
        <w:t xml:space="preserve">Probability Coefficient (PC) </w:t>
      </w:r>
      <w:r w:rsidRPr="00CE44E0">
        <w:rPr>
          <w:rFonts w:eastAsia="Times New Roman" w:cs="Times New Roman"/>
          <w:color w:val="000000"/>
          <w:szCs w:val="24"/>
          <w:shd w:val="clear" w:color="auto" w:fill="FFFFFF"/>
          <w:lang w:eastAsia="en-AU"/>
        </w:rPr>
        <w:t xml:space="preserve">as per </w:t>
      </w:r>
      <w:hyperlink w:anchor="_How_an_Outbreak" w:history="1">
        <w:r w:rsidRPr="006532B6">
          <w:rPr>
            <w:rStyle w:val="Hyperlink"/>
            <w:rFonts w:eastAsia="Times New Roman" w:cs="Times New Roman"/>
            <w:szCs w:val="24"/>
            <w:shd w:val="clear" w:color="auto" w:fill="FFFFFF"/>
            <w:lang w:eastAsia="en-AU"/>
          </w:rPr>
          <w:t>How an Outbreak is Determined</w:t>
        </w:r>
      </w:hyperlink>
      <w:r w:rsidRPr="00CE44E0">
        <w:rPr>
          <w:rFonts w:eastAsia="Times New Roman" w:cs="Times New Roman"/>
          <w:color w:val="000000"/>
          <w:szCs w:val="24"/>
          <w:shd w:val="clear" w:color="auto" w:fill="FFFFFF"/>
          <w:lang w:eastAsia="en-AU"/>
        </w:rPr>
        <w:t xml:space="preserve">. </w:t>
      </w:r>
    </w:p>
    <w:p w:rsidR="001D5337" w:rsidRDefault="00CE44E0" w:rsidP="00E94275">
      <w:pPr>
        <w:pStyle w:val="ListParagraph"/>
        <w:numPr>
          <w:ilvl w:val="0"/>
          <w:numId w:val="11"/>
        </w:num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The Maximum amount of protection or effort that a player can put against biosecurity threats, or the </w:t>
      </w:r>
      <w:r>
        <w:rPr>
          <w:rFonts w:eastAsia="Times New Roman" w:cs="Times New Roman"/>
          <w:b/>
          <w:color w:val="000000"/>
          <w:szCs w:val="24"/>
          <w:shd w:val="clear" w:color="auto" w:fill="FFFFFF"/>
          <w:lang w:eastAsia="en-AU"/>
        </w:rPr>
        <w:t xml:space="preserve">Maximum Protection (MP) </w:t>
      </w:r>
      <w:r>
        <w:rPr>
          <w:rFonts w:eastAsia="Times New Roman" w:cs="Times New Roman"/>
          <w:color w:val="000000"/>
          <w:szCs w:val="24"/>
          <w:shd w:val="clear" w:color="auto" w:fill="FFFFFF"/>
          <w:lang w:eastAsia="en-AU"/>
        </w:rPr>
        <w:t xml:space="preserve">as per </w:t>
      </w:r>
      <w:hyperlink w:anchor="_How_an_Outbreak" w:history="1">
        <w:r w:rsidRPr="006532B6">
          <w:rPr>
            <w:rStyle w:val="Hyperlink"/>
            <w:rFonts w:eastAsia="Times New Roman" w:cs="Times New Roman"/>
            <w:szCs w:val="24"/>
            <w:shd w:val="clear" w:color="auto" w:fill="FFFFFF"/>
            <w:lang w:eastAsia="en-AU"/>
          </w:rPr>
          <w:t>How an Outbreak is Determined</w:t>
        </w:r>
      </w:hyperlink>
      <w:r>
        <w:rPr>
          <w:rFonts w:eastAsia="Times New Roman" w:cs="Times New Roman"/>
          <w:color w:val="000000"/>
          <w:szCs w:val="24"/>
          <w:shd w:val="clear" w:color="auto" w:fill="FFFFFF"/>
          <w:lang w:eastAsia="en-AU"/>
        </w:rPr>
        <w:t>.</w:t>
      </w:r>
    </w:p>
    <w:p w:rsidR="001D5337" w:rsidRDefault="001D5337" w:rsidP="00E94275">
      <w:pPr>
        <w:spacing w:after="0" w:line="240" w:lineRule="auto"/>
        <w:jc w:val="both"/>
        <w:rPr>
          <w:rFonts w:eastAsia="Times New Roman" w:cs="Times New Roman"/>
          <w:color w:val="000000"/>
          <w:szCs w:val="24"/>
          <w:shd w:val="clear" w:color="auto" w:fill="FFFFFF"/>
          <w:lang w:eastAsia="en-AU"/>
        </w:rPr>
      </w:pPr>
    </w:p>
    <w:p w:rsidR="001D5337" w:rsidRDefault="001D5337" w:rsidP="00E94275">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The reason that these values were adjusted is because these values adjust the frequency of outbreaks and how much funds each player finished with more than any other values. While one could adjust the revenue each player, $25 is a good value as a player can gain that amount and just as easily lose it with carelessness, any higher the game would be too easy, any lower too hard. As one will see from my results the same rings true for both </w:t>
      </w:r>
      <w:r>
        <w:rPr>
          <w:rFonts w:eastAsia="Times New Roman" w:cs="Times New Roman"/>
          <w:b/>
          <w:color w:val="000000"/>
          <w:szCs w:val="24"/>
          <w:shd w:val="clear" w:color="auto" w:fill="FFFFFF"/>
          <w:lang w:eastAsia="en-AU"/>
        </w:rPr>
        <w:t>PC</w:t>
      </w:r>
      <w:r>
        <w:rPr>
          <w:rFonts w:eastAsia="Times New Roman" w:cs="Times New Roman"/>
          <w:color w:val="000000"/>
          <w:szCs w:val="24"/>
          <w:shd w:val="clear" w:color="auto" w:fill="FFFFFF"/>
          <w:lang w:eastAsia="en-AU"/>
        </w:rPr>
        <w:t xml:space="preserve"> and </w:t>
      </w:r>
      <w:r>
        <w:rPr>
          <w:rFonts w:eastAsia="Times New Roman" w:cs="Times New Roman"/>
          <w:b/>
          <w:color w:val="000000"/>
          <w:szCs w:val="24"/>
          <w:shd w:val="clear" w:color="auto" w:fill="FFFFFF"/>
          <w:lang w:eastAsia="en-AU"/>
        </w:rPr>
        <w:t>MP</w:t>
      </w:r>
      <w:r>
        <w:rPr>
          <w:rFonts w:eastAsia="Times New Roman" w:cs="Times New Roman"/>
          <w:color w:val="000000"/>
          <w:szCs w:val="24"/>
          <w:shd w:val="clear" w:color="auto" w:fill="FFFFFF"/>
          <w:lang w:eastAsia="en-AU"/>
        </w:rPr>
        <w:t>.</w:t>
      </w:r>
    </w:p>
    <w:p w:rsidR="001D5337" w:rsidDel="00BD7B91" w:rsidRDefault="001D5337" w:rsidP="001D5337">
      <w:pPr>
        <w:spacing w:after="0" w:line="240" w:lineRule="auto"/>
        <w:rPr>
          <w:del w:id="124" w:author="Ben White" w:date="2017-11-07T12:02:00Z"/>
          <w:rFonts w:eastAsia="Times New Roman" w:cs="Times New Roman"/>
          <w:color w:val="000000"/>
          <w:szCs w:val="24"/>
          <w:shd w:val="clear" w:color="auto" w:fill="FFFFFF"/>
          <w:lang w:eastAsia="en-AU"/>
        </w:rPr>
      </w:pPr>
    </w:p>
    <w:p w:rsidR="001D5337" w:rsidDel="00BD7B91" w:rsidRDefault="001D5337" w:rsidP="001D5337">
      <w:pPr>
        <w:spacing w:after="0" w:line="240" w:lineRule="auto"/>
        <w:rPr>
          <w:del w:id="125" w:author="Ben White" w:date="2017-11-07T12:02:00Z"/>
          <w:rFonts w:eastAsia="Times New Roman" w:cs="Times New Roman"/>
          <w:color w:val="000000"/>
          <w:szCs w:val="24"/>
          <w:shd w:val="clear" w:color="auto" w:fill="FFFFFF"/>
          <w:lang w:eastAsia="en-AU"/>
        </w:rPr>
      </w:pPr>
    </w:p>
    <w:p w:rsidR="001D5337" w:rsidRDefault="001D5337" w:rsidP="001D5337">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The defaults across all games were as follows:</w:t>
      </w:r>
    </w:p>
    <w:p w:rsid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$5 for Upkeep </w:t>
      </w:r>
      <w:r>
        <w:rPr>
          <w:rFonts w:eastAsia="Times New Roman" w:cs="Times New Roman"/>
          <w:b/>
          <w:color w:val="000000"/>
          <w:szCs w:val="24"/>
          <w:shd w:val="clear" w:color="auto" w:fill="FFFFFF"/>
          <w:lang w:eastAsia="en-AU"/>
        </w:rPr>
        <w:t>(U)</w:t>
      </w:r>
    </w:p>
    <w:p w:rsidR="001D5337" w:rsidRP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$25 for Revenue </w:t>
      </w:r>
      <w:r>
        <w:rPr>
          <w:rFonts w:eastAsia="Times New Roman" w:cs="Times New Roman"/>
          <w:b/>
          <w:color w:val="000000"/>
          <w:szCs w:val="24"/>
          <w:shd w:val="clear" w:color="auto" w:fill="FFFFFF"/>
          <w:lang w:eastAsia="en-AU"/>
        </w:rPr>
        <w:t>(R)</w:t>
      </w:r>
    </w:p>
    <w:p w:rsid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4 Participants</w:t>
      </w:r>
    </w:p>
    <w:p w:rsid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$0 as the Minimum Amount of Protection</w:t>
      </w:r>
    </w:p>
    <w:p w:rsidR="00724E99" w:rsidRDefault="00724E99"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15 Rounds, thus we t</w:t>
      </w:r>
      <w:r w:rsidR="00531C9C">
        <w:rPr>
          <w:rFonts w:eastAsia="Times New Roman" w:cs="Times New Roman"/>
          <w:color w:val="000000"/>
          <w:szCs w:val="24"/>
          <w:shd w:val="clear" w:color="auto" w:fill="FFFFFF"/>
          <w:lang w:eastAsia="en-AU"/>
        </w:rPr>
        <w:t xml:space="preserve">ake the averages </w:t>
      </w:r>
      <w:r>
        <w:rPr>
          <w:rFonts w:eastAsia="Times New Roman" w:cs="Times New Roman"/>
          <w:color w:val="000000"/>
          <w:szCs w:val="24"/>
          <w:shd w:val="clear" w:color="auto" w:fill="FFFFFF"/>
          <w:lang w:eastAsia="en-AU"/>
        </w:rPr>
        <w:t xml:space="preserve">below as the average </w:t>
      </w:r>
      <w:r w:rsidR="00531C9C">
        <w:rPr>
          <w:rFonts w:eastAsia="Times New Roman" w:cs="Times New Roman"/>
          <w:color w:val="000000"/>
          <w:szCs w:val="24"/>
          <w:shd w:val="clear" w:color="auto" w:fill="FFFFFF"/>
          <w:lang w:eastAsia="en-AU"/>
        </w:rPr>
        <w:t>number</w:t>
      </w:r>
      <w:r>
        <w:rPr>
          <w:rFonts w:eastAsia="Times New Roman" w:cs="Times New Roman"/>
          <w:color w:val="000000"/>
          <w:szCs w:val="24"/>
          <w:shd w:val="clear" w:color="auto" w:fill="FFFFFF"/>
          <w:lang w:eastAsia="en-AU"/>
        </w:rPr>
        <w:t xml:space="preserve"> of outbreaks occurring within 15 rounds.</w:t>
      </w:r>
    </w:p>
    <w:p w:rsidR="00AC005C" w:rsidRPr="001D5337" w:rsidRDefault="006F0A2C"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The Starting Funds is $25 for every player.</w:t>
      </w:r>
    </w:p>
    <w:p w:rsidR="001D5337" w:rsidRDefault="001D5337" w:rsidP="001D5337">
      <w:pPr>
        <w:spacing w:after="0" w:line="240" w:lineRule="auto"/>
        <w:rPr>
          <w:rFonts w:eastAsia="Times New Roman" w:cs="Times New Roman"/>
          <w:color w:val="000000"/>
          <w:szCs w:val="24"/>
          <w:shd w:val="clear" w:color="auto" w:fill="FFFFFF"/>
          <w:lang w:eastAsia="en-AU"/>
        </w:rPr>
      </w:pPr>
    </w:p>
    <w:p w:rsidR="00724E99" w:rsidRPr="00724E99" w:rsidRDefault="00724E99" w:rsidP="001D5337">
      <w:pPr>
        <w:spacing w:after="0" w:line="240" w:lineRule="auto"/>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t xml:space="preserve">The Average </w:t>
      </w:r>
      <w:del w:id="126" w:author="Ben White" w:date="2017-11-07T12:04:00Z">
        <w:r w:rsidDel="00BD7B91">
          <w:rPr>
            <w:rFonts w:eastAsia="Times New Roman" w:cs="Times New Roman"/>
            <w:b/>
            <w:color w:val="000000"/>
            <w:szCs w:val="24"/>
            <w:u w:val="single"/>
            <w:shd w:val="clear" w:color="auto" w:fill="FFFFFF"/>
            <w:lang w:eastAsia="en-AU"/>
          </w:rPr>
          <w:delText xml:space="preserve">Frequency </w:delText>
        </w:r>
      </w:del>
      <w:del w:id="127" w:author="Ben White" w:date="2017-11-07T12:08:00Z">
        <w:r w:rsidDel="00CE023A">
          <w:rPr>
            <w:rFonts w:eastAsia="Times New Roman" w:cs="Times New Roman"/>
            <w:b/>
            <w:color w:val="000000"/>
            <w:szCs w:val="24"/>
            <w:u w:val="single"/>
            <w:shd w:val="clear" w:color="auto" w:fill="FFFFFF"/>
            <w:lang w:eastAsia="en-AU"/>
          </w:rPr>
          <w:delText xml:space="preserve">of </w:delText>
        </w:r>
      </w:del>
      <w:r>
        <w:rPr>
          <w:rFonts w:eastAsia="Times New Roman" w:cs="Times New Roman"/>
          <w:b/>
          <w:color w:val="000000"/>
          <w:szCs w:val="24"/>
          <w:u w:val="single"/>
          <w:shd w:val="clear" w:color="auto" w:fill="FFFFFF"/>
          <w:lang w:eastAsia="en-AU"/>
        </w:rPr>
        <w:t>Outbreak</w:t>
      </w:r>
      <w:ins w:id="128" w:author="Ben White" w:date="2017-11-07T12:08:00Z">
        <w:r w:rsidR="00CE023A">
          <w:rPr>
            <w:rFonts w:eastAsia="Times New Roman" w:cs="Times New Roman"/>
            <w:b/>
            <w:color w:val="000000"/>
            <w:szCs w:val="24"/>
            <w:u w:val="single"/>
            <w:shd w:val="clear" w:color="auto" w:fill="FFFFFF"/>
            <w:lang w:eastAsia="en-AU"/>
          </w:rPr>
          <w:t xml:space="preserve"> Count</w:t>
        </w:r>
      </w:ins>
      <w:del w:id="129" w:author="Ben White" w:date="2017-11-07T12:08:00Z">
        <w:r w:rsidDel="00CE023A">
          <w:rPr>
            <w:rFonts w:eastAsia="Times New Roman" w:cs="Times New Roman"/>
            <w:b/>
            <w:color w:val="000000"/>
            <w:szCs w:val="24"/>
            <w:u w:val="single"/>
            <w:shd w:val="clear" w:color="auto" w:fill="FFFFFF"/>
            <w:lang w:eastAsia="en-AU"/>
          </w:rPr>
          <w:delText>s</w:delText>
        </w:r>
      </w:del>
    </w:p>
    <w:p w:rsidR="002C52D2" w:rsidRDefault="002C52D2" w:rsidP="003C0C63">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724E99" w:rsidTr="00724E99">
        <w:tc>
          <w:tcPr>
            <w:tcW w:w="1270" w:type="dxa"/>
          </w:tcPr>
          <w:p w:rsidR="00724E99" w:rsidRPr="001D5337" w:rsidRDefault="00724E99" w:rsidP="00724E99">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rsidR="00724E99" w:rsidRPr="001D5337" w:rsidRDefault="00724E99" w:rsidP="00724E99">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rsidR="00724E99" w:rsidRPr="001D5337"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rsidR="00724E99"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rsidR="00724E99" w:rsidRPr="00724E99"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rsidR="00724E99" w:rsidRPr="00724E99"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724E99" w:rsidTr="00724E99">
        <w:tc>
          <w:tcPr>
            <w:tcW w:w="2422" w:type="dxa"/>
            <w:gridSpan w:val="2"/>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Random</w:t>
            </w:r>
          </w:p>
        </w:tc>
        <w:tc>
          <w:tcPr>
            <w:tcW w:w="1669"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10.25</w:t>
            </w:r>
          </w:p>
        </w:tc>
        <w:tc>
          <w:tcPr>
            <w:tcW w:w="1791"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9.2</w:t>
            </w:r>
          </w:p>
        </w:tc>
        <w:tc>
          <w:tcPr>
            <w:tcW w:w="1567"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7.9</w:t>
            </w:r>
          </w:p>
        </w:tc>
        <w:tc>
          <w:tcPr>
            <w:tcW w:w="1567"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6.4</w:t>
            </w:r>
          </w:p>
        </w:tc>
      </w:tr>
      <w:tr w:rsidR="00724E99" w:rsidTr="00724E99">
        <w:tc>
          <w:tcPr>
            <w:tcW w:w="2422" w:type="dxa"/>
            <w:gridSpan w:val="2"/>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13</w:t>
            </w:r>
          </w:p>
        </w:tc>
        <w:tc>
          <w:tcPr>
            <w:tcW w:w="1791"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12.05</w:t>
            </w:r>
          </w:p>
        </w:tc>
        <w:tc>
          <w:tcPr>
            <w:tcW w:w="1567"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10.95</w:t>
            </w:r>
          </w:p>
        </w:tc>
        <w:tc>
          <w:tcPr>
            <w:tcW w:w="1567"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8.7</w:t>
            </w:r>
          </w:p>
        </w:tc>
      </w:tr>
      <w:tr w:rsidR="00724E99" w:rsidTr="00724E99">
        <w:tc>
          <w:tcPr>
            <w:tcW w:w="2422" w:type="dxa"/>
            <w:gridSpan w:val="2"/>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Half</w:t>
            </w:r>
          </w:p>
        </w:tc>
        <w:tc>
          <w:tcPr>
            <w:tcW w:w="1669"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9.7</w:t>
            </w:r>
          </w:p>
        </w:tc>
        <w:tc>
          <w:tcPr>
            <w:tcW w:w="1791"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8.65</w:t>
            </w:r>
          </w:p>
        </w:tc>
        <w:tc>
          <w:tcPr>
            <w:tcW w:w="1567"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8</w:t>
            </w:r>
          </w:p>
        </w:tc>
        <w:tc>
          <w:tcPr>
            <w:tcW w:w="1567"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6.4</w:t>
            </w:r>
          </w:p>
        </w:tc>
      </w:tr>
      <w:tr w:rsidR="00724E99" w:rsidTr="00724E99">
        <w:tc>
          <w:tcPr>
            <w:tcW w:w="2422" w:type="dxa"/>
            <w:gridSpan w:val="2"/>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5.6</w:t>
            </w:r>
          </w:p>
        </w:tc>
        <w:tc>
          <w:tcPr>
            <w:tcW w:w="1791"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5.45</w:t>
            </w:r>
          </w:p>
        </w:tc>
        <w:tc>
          <w:tcPr>
            <w:tcW w:w="1567"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4.45</w:t>
            </w:r>
          </w:p>
        </w:tc>
        <w:tc>
          <w:tcPr>
            <w:tcW w:w="1567"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3.65</w:t>
            </w:r>
          </w:p>
        </w:tc>
      </w:tr>
      <w:tr w:rsidR="00724E99" w:rsidTr="00724E99">
        <w:tc>
          <w:tcPr>
            <w:tcW w:w="2422" w:type="dxa"/>
            <w:gridSpan w:val="2"/>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Full</w:t>
            </w:r>
          </w:p>
        </w:tc>
        <w:tc>
          <w:tcPr>
            <w:tcW w:w="1669"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0</w:t>
            </w:r>
          </w:p>
        </w:tc>
        <w:tc>
          <w:tcPr>
            <w:tcW w:w="1791"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0.05</w:t>
            </w:r>
          </w:p>
        </w:tc>
        <w:tc>
          <w:tcPr>
            <w:tcW w:w="1567"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0</w:t>
            </w:r>
          </w:p>
        </w:tc>
        <w:tc>
          <w:tcPr>
            <w:tcW w:w="1567"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0</w:t>
            </w:r>
          </w:p>
        </w:tc>
      </w:tr>
      <w:tr w:rsidR="00724E99" w:rsidTr="00724E99">
        <w:tc>
          <w:tcPr>
            <w:tcW w:w="2422" w:type="dxa"/>
            <w:gridSpan w:val="2"/>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Half0HalfFull</w:t>
            </w:r>
          </w:p>
        </w:tc>
        <w:tc>
          <w:tcPr>
            <w:tcW w:w="1669"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12.75</w:t>
            </w:r>
          </w:p>
        </w:tc>
        <w:tc>
          <w:tcPr>
            <w:tcW w:w="1791"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11.35</w:t>
            </w:r>
          </w:p>
        </w:tc>
        <w:tc>
          <w:tcPr>
            <w:tcW w:w="1567"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9.7</w:t>
            </w:r>
          </w:p>
        </w:tc>
        <w:tc>
          <w:tcPr>
            <w:tcW w:w="1567"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7.8</w:t>
            </w:r>
          </w:p>
        </w:tc>
      </w:tr>
      <w:tr w:rsidR="00724E99" w:rsidTr="00724E99">
        <w:tc>
          <w:tcPr>
            <w:tcW w:w="2422" w:type="dxa"/>
            <w:gridSpan w:val="2"/>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14.8</w:t>
            </w:r>
          </w:p>
        </w:tc>
        <w:tc>
          <w:tcPr>
            <w:tcW w:w="1791"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13.6</w:t>
            </w:r>
          </w:p>
        </w:tc>
        <w:tc>
          <w:tcPr>
            <w:tcW w:w="1567"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13.1</w:t>
            </w:r>
          </w:p>
        </w:tc>
        <w:tc>
          <w:tcPr>
            <w:tcW w:w="1567" w:type="dxa"/>
          </w:tcPr>
          <w:p w:rsidR="00724E99" w:rsidRDefault="00724E99" w:rsidP="00724E99">
            <w:pPr>
              <w:jc w:val="center"/>
              <w:rPr>
                <w:rFonts w:eastAsia="Times New Roman" w:cs="Times New Roman"/>
                <w:szCs w:val="24"/>
                <w:lang w:eastAsia="en-AU"/>
              </w:rPr>
            </w:pPr>
            <w:r>
              <w:rPr>
                <w:rFonts w:eastAsia="Times New Roman" w:cs="Times New Roman"/>
                <w:szCs w:val="24"/>
                <w:lang w:eastAsia="en-AU"/>
              </w:rPr>
              <w:t>11.9</w:t>
            </w:r>
          </w:p>
        </w:tc>
      </w:tr>
    </w:tbl>
    <w:p w:rsidR="002C52D2" w:rsidRDefault="002C52D2" w:rsidP="003C0C63">
      <w:pPr>
        <w:spacing w:after="0" w:line="240" w:lineRule="auto"/>
        <w:rPr>
          <w:rFonts w:eastAsia="Times New Roman" w:cs="Times New Roman"/>
          <w:szCs w:val="24"/>
          <w:lang w:eastAsia="en-AU"/>
        </w:rPr>
      </w:pPr>
    </w:p>
    <w:p w:rsidR="00724E99" w:rsidRPr="00724E99" w:rsidRDefault="00724E99" w:rsidP="00724E99">
      <w:pPr>
        <w:spacing w:after="0" w:line="240" w:lineRule="auto"/>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t xml:space="preserve">Mode </w:t>
      </w:r>
      <w:del w:id="130" w:author="Ben White" w:date="2017-11-07T12:08:00Z">
        <w:r w:rsidDel="00CE023A">
          <w:rPr>
            <w:rFonts w:eastAsia="Times New Roman" w:cs="Times New Roman"/>
            <w:b/>
            <w:color w:val="000000"/>
            <w:szCs w:val="24"/>
            <w:u w:val="single"/>
            <w:shd w:val="clear" w:color="auto" w:fill="FFFFFF"/>
            <w:lang w:eastAsia="en-AU"/>
          </w:rPr>
          <w:delText>-</w:delText>
        </w:r>
      </w:del>
      <w:ins w:id="131" w:author="Ben White" w:date="2017-11-07T12:08:00Z">
        <w:r w:rsidR="00CE023A">
          <w:rPr>
            <w:rFonts w:eastAsia="Times New Roman" w:cs="Times New Roman"/>
            <w:b/>
            <w:color w:val="000000"/>
            <w:szCs w:val="24"/>
            <w:u w:val="single"/>
            <w:shd w:val="clear" w:color="auto" w:fill="FFFFFF"/>
            <w:lang w:eastAsia="en-AU"/>
          </w:rPr>
          <w:t>–</w:t>
        </w:r>
      </w:ins>
      <w:r>
        <w:rPr>
          <w:rFonts w:eastAsia="Times New Roman" w:cs="Times New Roman"/>
          <w:b/>
          <w:color w:val="000000"/>
          <w:szCs w:val="24"/>
          <w:u w:val="single"/>
          <w:shd w:val="clear" w:color="auto" w:fill="FFFFFF"/>
          <w:lang w:eastAsia="en-AU"/>
        </w:rPr>
        <w:t xml:space="preserve"> </w:t>
      </w:r>
      <w:del w:id="132" w:author="Ben White" w:date="2017-11-07T12:04:00Z">
        <w:r w:rsidDel="00BD7B91">
          <w:rPr>
            <w:rFonts w:eastAsia="Times New Roman" w:cs="Times New Roman"/>
            <w:b/>
            <w:color w:val="000000"/>
            <w:szCs w:val="24"/>
            <w:u w:val="single"/>
            <w:shd w:val="clear" w:color="auto" w:fill="FFFFFF"/>
            <w:lang w:eastAsia="en-AU"/>
          </w:rPr>
          <w:delText xml:space="preserve">Frequency </w:delText>
        </w:r>
      </w:del>
      <w:del w:id="133" w:author="Ben White" w:date="2017-11-07T12:08:00Z">
        <w:r w:rsidDel="00CE023A">
          <w:rPr>
            <w:rFonts w:eastAsia="Times New Roman" w:cs="Times New Roman"/>
            <w:b/>
            <w:color w:val="000000"/>
            <w:szCs w:val="24"/>
            <w:u w:val="single"/>
            <w:shd w:val="clear" w:color="auto" w:fill="FFFFFF"/>
            <w:lang w:eastAsia="en-AU"/>
          </w:rPr>
          <w:delText xml:space="preserve">of </w:delText>
        </w:r>
      </w:del>
      <w:ins w:id="134" w:author="Ben White" w:date="2017-11-07T12:04:00Z">
        <w:r w:rsidR="00BD7B91">
          <w:rPr>
            <w:rFonts w:eastAsia="Times New Roman" w:cs="Times New Roman"/>
            <w:b/>
            <w:color w:val="000000"/>
            <w:szCs w:val="24"/>
            <w:u w:val="single"/>
            <w:shd w:val="clear" w:color="auto" w:fill="FFFFFF"/>
            <w:lang w:eastAsia="en-AU"/>
          </w:rPr>
          <w:t xml:space="preserve"> </w:t>
        </w:r>
      </w:ins>
      <w:r>
        <w:rPr>
          <w:rFonts w:eastAsia="Times New Roman" w:cs="Times New Roman"/>
          <w:b/>
          <w:color w:val="000000"/>
          <w:szCs w:val="24"/>
          <w:u w:val="single"/>
          <w:shd w:val="clear" w:color="auto" w:fill="FFFFFF"/>
          <w:lang w:eastAsia="en-AU"/>
        </w:rPr>
        <w:t>Outbreak</w:t>
      </w:r>
      <w:ins w:id="135" w:author="Ben White" w:date="2017-11-07T12:08:00Z">
        <w:r w:rsidR="00CE023A">
          <w:rPr>
            <w:rFonts w:eastAsia="Times New Roman" w:cs="Times New Roman"/>
            <w:b/>
            <w:color w:val="000000"/>
            <w:szCs w:val="24"/>
            <w:u w:val="single"/>
            <w:shd w:val="clear" w:color="auto" w:fill="FFFFFF"/>
            <w:lang w:eastAsia="en-AU"/>
          </w:rPr>
          <w:t xml:space="preserve"> Counts</w:t>
        </w:r>
      </w:ins>
      <w:del w:id="136" w:author="Ben White" w:date="2017-11-07T12:08:00Z">
        <w:r w:rsidDel="00CE023A">
          <w:rPr>
            <w:rFonts w:eastAsia="Times New Roman" w:cs="Times New Roman"/>
            <w:b/>
            <w:color w:val="000000"/>
            <w:szCs w:val="24"/>
            <w:u w:val="single"/>
            <w:shd w:val="clear" w:color="auto" w:fill="FFFFFF"/>
            <w:lang w:eastAsia="en-AU"/>
          </w:rPr>
          <w:delText>s</w:delText>
        </w:r>
      </w:del>
    </w:p>
    <w:p w:rsidR="00724E99" w:rsidRDefault="00724E99" w:rsidP="00724E99">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724E99" w:rsidTr="00EE0314">
        <w:tc>
          <w:tcPr>
            <w:tcW w:w="1270" w:type="dxa"/>
          </w:tcPr>
          <w:p w:rsidR="00724E99" w:rsidRPr="001D5337" w:rsidRDefault="00724E99" w:rsidP="00EE0314">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rsidR="00724E99" w:rsidRPr="001D5337" w:rsidRDefault="00724E99" w:rsidP="00EE0314">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rsidR="00724E99" w:rsidRPr="001D5337"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rsidR="00724E99"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rsidR="00724E99" w:rsidRPr="00724E99"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rsidR="00724E99" w:rsidRPr="00724E99"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724E99" w:rsidTr="00EE0314">
        <w:tc>
          <w:tcPr>
            <w:tcW w:w="2422" w:type="dxa"/>
            <w:gridSpan w:val="2"/>
          </w:tcPr>
          <w:p w:rsidR="00724E99" w:rsidRDefault="00724E99" w:rsidP="00EE0314">
            <w:pPr>
              <w:jc w:val="center"/>
              <w:rPr>
                <w:rFonts w:eastAsia="Times New Roman" w:cs="Times New Roman"/>
                <w:szCs w:val="24"/>
                <w:lang w:eastAsia="en-AU"/>
              </w:rPr>
            </w:pPr>
            <w:r>
              <w:rPr>
                <w:rFonts w:eastAsia="Times New Roman" w:cs="Times New Roman"/>
                <w:szCs w:val="24"/>
                <w:lang w:eastAsia="en-AU"/>
              </w:rPr>
              <w:t>Random</w:t>
            </w:r>
          </w:p>
        </w:tc>
        <w:tc>
          <w:tcPr>
            <w:tcW w:w="1669" w:type="dxa"/>
          </w:tcPr>
          <w:p w:rsidR="00724E99" w:rsidRDefault="00724E99" w:rsidP="00EE0314">
            <w:pPr>
              <w:jc w:val="center"/>
              <w:rPr>
                <w:rFonts w:eastAsia="Times New Roman" w:cs="Times New Roman"/>
                <w:szCs w:val="24"/>
                <w:lang w:eastAsia="en-AU"/>
              </w:rPr>
            </w:pPr>
            <w:r>
              <w:rPr>
                <w:rFonts w:eastAsia="Times New Roman" w:cs="Times New Roman"/>
                <w:szCs w:val="24"/>
                <w:lang w:eastAsia="en-AU"/>
              </w:rPr>
              <w:t>10</w:t>
            </w:r>
          </w:p>
        </w:tc>
        <w:tc>
          <w:tcPr>
            <w:tcW w:w="1791"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10</w:t>
            </w:r>
          </w:p>
        </w:tc>
        <w:tc>
          <w:tcPr>
            <w:tcW w:w="1567"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9</w:t>
            </w:r>
          </w:p>
        </w:tc>
        <w:tc>
          <w:tcPr>
            <w:tcW w:w="1567"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6</w:t>
            </w:r>
          </w:p>
        </w:tc>
      </w:tr>
      <w:tr w:rsidR="00724E99" w:rsidTr="00EE0314">
        <w:tc>
          <w:tcPr>
            <w:tcW w:w="2422" w:type="dxa"/>
            <w:gridSpan w:val="2"/>
          </w:tcPr>
          <w:p w:rsidR="00724E99" w:rsidRDefault="00724E99" w:rsidP="00EE0314">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12</w:t>
            </w:r>
          </w:p>
        </w:tc>
        <w:tc>
          <w:tcPr>
            <w:tcW w:w="1791"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c>
          <w:tcPr>
            <w:tcW w:w="1567"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12</w:t>
            </w:r>
          </w:p>
        </w:tc>
        <w:tc>
          <w:tcPr>
            <w:tcW w:w="1567"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9</w:t>
            </w:r>
          </w:p>
        </w:tc>
      </w:tr>
      <w:tr w:rsidR="00724E99" w:rsidTr="00EE0314">
        <w:tc>
          <w:tcPr>
            <w:tcW w:w="2422" w:type="dxa"/>
            <w:gridSpan w:val="2"/>
          </w:tcPr>
          <w:p w:rsidR="00724E99" w:rsidRDefault="00724E99" w:rsidP="00EE0314">
            <w:pPr>
              <w:jc w:val="center"/>
              <w:rPr>
                <w:rFonts w:eastAsia="Times New Roman" w:cs="Times New Roman"/>
                <w:szCs w:val="24"/>
                <w:lang w:eastAsia="en-AU"/>
              </w:rPr>
            </w:pPr>
            <w:r>
              <w:rPr>
                <w:rFonts w:eastAsia="Times New Roman" w:cs="Times New Roman"/>
                <w:szCs w:val="24"/>
                <w:lang w:eastAsia="en-AU"/>
              </w:rPr>
              <w:t>Half</w:t>
            </w:r>
          </w:p>
        </w:tc>
        <w:tc>
          <w:tcPr>
            <w:tcW w:w="1669"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8</w:t>
            </w:r>
          </w:p>
        </w:tc>
        <w:tc>
          <w:tcPr>
            <w:tcW w:w="1791"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9</w:t>
            </w:r>
          </w:p>
        </w:tc>
        <w:tc>
          <w:tcPr>
            <w:tcW w:w="1567"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7</w:t>
            </w:r>
          </w:p>
        </w:tc>
        <w:tc>
          <w:tcPr>
            <w:tcW w:w="1567"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7</w:t>
            </w:r>
          </w:p>
        </w:tc>
      </w:tr>
      <w:tr w:rsidR="00724E99" w:rsidTr="00EE0314">
        <w:tc>
          <w:tcPr>
            <w:tcW w:w="2422" w:type="dxa"/>
            <w:gridSpan w:val="2"/>
          </w:tcPr>
          <w:p w:rsidR="00724E99" w:rsidRDefault="00724E99" w:rsidP="00EE0314">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4</w:t>
            </w:r>
          </w:p>
        </w:tc>
        <w:tc>
          <w:tcPr>
            <w:tcW w:w="1791"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5</w:t>
            </w:r>
          </w:p>
        </w:tc>
        <w:tc>
          <w:tcPr>
            <w:tcW w:w="1567"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4</w:t>
            </w:r>
          </w:p>
        </w:tc>
        <w:tc>
          <w:tcPr>
            <w:tcW w:w="1567"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3</w:t>
            </w:r>
          </w:p>
        </w:tc>
      </w:tr>
      <w:tr w:rsidR="00724E99" w:rsidTr="00EE0314">
        <w:tc>
          <w:tcPr>
            <w:tcW w:w="2422" w:type="dxa"/>
            <w:gridSpan w:val="2"/>
          </w:tcPr>
          <w:p w:rsidR="00724E99" w:rsidRDefault="00724E99" w:rsidP="00EE0314">
            <w:pPr>
              <w:jc w:val="center"/>
              <w:rPr>
                <w:rFonts w:eastAsia="Times New Roman" w:cs="Times New Roman"/>
                <w:szCs w:val="24"/>
                <w:lang w:eastAsia="en-AU"/>
              </w:rPr>
            </w:pPr>
            <w:r>
              <w:rPr>
                <w:rFonts w:eastAsia="Times New Roman" w:cs="Times New Roman"/>
                <w:szCs w:val="24"/>
                <w:lang w:eastAsia="en-AU"/>
              </w:rPr>
              <w:t>Full</w:t>
            </w:r>
          </w:p>
        </w:tc>
        <w:tc>
          <w:tcPr>
            <w:tcW w:w="1669"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791"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567"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567"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r>
      <w:tr w:rsidR="00724E99" w:rsidTr="00EE0314">
        <w:tc>
          <w:tcPr>
            <w:tcW w:w="2422" w:type="dxa"/>
            <w:gridSpan w:val="2"/>
          </w:tcPr>
          <w:p w:rsidR="00724E99" w:rsidRDefault="00724E99" w:rsidP="00EE0314">
            <w:pPr>
              <w:jc w:val="center"/>
              <w:rPr>
                <w:rFonts w:eastAsia="Times New Roman" w:cs="Times New Roman"/>
                <w:szCs w:val="24"/>
                <w:lang w:eastAsia="en-AU"/>
              </w:rPr>
            </w:pPr>
            <w:r>
              <w:rPr>
                <w:rFonts w:eastAsia="Times New Roman" w:cs="Times New Roman"/>
                <w:szCs w:val="24"/>
                <w:lang w:eastAsia="en-AU"/>
              </w:rPr>
              <w:t>Half0HalfFull</w:t>
            </w:r>
          </w:p>
        </w:tc>
        <w:tc>
          <w:tcPr>
            <w:tcW w:w="1669"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c>
          <w:tcPr>
            <w:tcW w:w="1791"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12</w:t>
            </w:r>
          </w:p>
        </w:tc>
        <w:tc>
          <w:tcPr>
            <w:tcW w:w="1567"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10</w:t>
            </w:r>
          </w:p>
        </w:tc>
        <w:tc>
          <w:tcPr>
            <w:tcW w:w="1567"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6</w:t>
            </w:r>
          </w:p>
        </w:tc>
      </w:tr>
      <w:tr w:rsidR="00724E99" w:rsidTr="00EE0314">
        <w:tc>
          <w:tcPr>
            <w:tcW w:w="2422" w:type="dxa"/>
            <w:gridSpan w:val="2"/>
          </w:tcPr>
          <w:p w:rsidR="00724E99" w:rsidRDefault="00724E99" w:rsidP="00EE0314">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15</w:t>
            </w:r>
          </w:p>
        </w:tc>
        <w:tc>
          <w:tcPr>
            <w:tcW w:w="1791"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c>
          <w:tcPr>
            <w:tcW w:w="1567"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14</w:t>
            </w:r>
          </w:p>
        </w:tc>
        <w:tc>
          <w:tcPr>
            <w:tcW w:w="1567" w:type="dxa"/>
          </w:tcPr>
          <w:p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r>
    </w:tbl>
    <w:p w:rsidR="00E679CC" w:rsidRDefault="00E679CC" w:rsidP="00531C9C">
      <w:pPr>
        <w:spacing w:after="0" w:line="240" w:lineRule="auto"/>
        <w:rPr>
          <w:rFonts w:eastAsia="Times New Roman" w:cs="Times New Roman"/>
          <w:b/>
          <w:color w:val="000000"/>
          <w:szCs w:val="24"/>
          <w:u w:val="single"/>
          <w:shd w:val="clear" w:color="auto" w:fill="FFFFFF"/>
          <w:lang w:eastAsia="en-AU"/>
        </w:rPr>
      </w:pPr>
    </w:p>
    <w:p w:rsidR="00E679CC" w:rsidRDefault="00E679CC">
      <w:pPr>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br w:type="page"/>
      </w:r>
    </w:p>
    <w:p w:rsidR="00531C9C" w:rsidRPr="00724E99" w:rsidRDefault="00C45A52" w:rsidP="00531C9C">
      <w:pPr>
        <w:spacing w:after="0" w:line="240" w:lineRule="auto"/>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t xml:space="preserve">Average </w:t>
      </w:r>
      <w:r w:rsidR="00531C9C">
        <w:rPr>
          <w:rFonts w:eastAsia="Times New Roman" w:cs="Times New Roman"/>
          <w:b/>
          <w:color w:val="000000"/>
          <w:szCs w:val="24"/>
          <w:u w:val="single"/>
          <w:shd w:val="clear" w:color="auto" w:fill="FFFFFF"/>
          <w:lang w:eastAsia="en-AU"/>
        </w:rPr>
        <w:t>Funds at Round 5 - Frequency of Outbreaks</w:t>
      </w:r>
    </w:p>
    <w:p w:rsidR="00531C9C" w:rsidRDefault="00531C9C" w:rsidP="00531C9C">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531C9C" w:rsidTr="00EE0314">
        <w:tc>
          <w:tcPr>
            <w:tcW w:w="1270" w:type="dxa"/>
          </w:tcPr>
          <w:p w:rsidR="00531C9C" w:rsidRPr="001D5337" w:rsidRDefault="00531C9C" w:rsidP="00EE0314">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rsidR="00531C9C" w:rsidRPr="001D5337" w:rsidRDefault="00531C9C" w:rsidP="00EE0314">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rsidR="00531C9C" w:rsidRPr="001D5337"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rsidR="00531C9C"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rsidR="00531C9C" w:rsidRPr="00724E99"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rsidR="00531C9C" w:rsidRPr="00724E99"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531C9C" w:rsidTr="00EE0314">
        <w:tc>
          <w:tcPr>
            <w:tcW w:w="2422" w:type="dxa"/>
            <w:gridSpan w:val="2"/>
          </w:tcPr>
          <w:p w:rsidR="00531C9C" w:rsidRDefault="00531C9C" w:rsidP="00EE0314">
            <w:pPr>
              <w:jc w:val="center"/>
              <w:rPr>
                <w:rFonts w:eastAsia="Times New Roman" w:cs="Times New Roman"/>
                <w:szCs w:val="24"/>
                <w:lang w:eastAsia="en-AU"/>
              </w:rPr>
            </w:pPr>
            <w:r>
              <w:rPr>
                <w:rFonts w:eastAsia="Times New Roman" w:cs="Times New Roman"/>
                <w:szCs w:val="24"/>
                <w:lang w:eastAsia="en-AU"/>
              </w:rPr>
              <w:t>Random</w:t>
            </w:r>
            <w:r>
              <w:rPr>
                <w:rStyle w:val="FootnoteReference"/>
                <w:rFonts w:eastAsia="Times New Roman" w:cs="Times New Roman"/>
                <w:szCs w:val="24"/>
                <w:lang w:eastAsia="en-AU"/>
              </w:rPr>
              <w:footnoteReference w:id="2"/>
            </w:r>
          </w:p>
        </w:tc>
        <w:tc>
          <w:tcPr>
            <w:tcW w:w="1669" w:type="dxa"/>
          </w:tcPr>
          <w:p w:rsidR="00531C9C" w:rsidRDefault="00531C9C" w:rsidP="00EE0314">
            <w:pPr>
              <w:jc w:val="center"/>
              <w:rPr>
                <w:rFonts w:eastAsia="Times New Roman" w:cs="Times New Roman"/>
                <w:szCs w:val="24"/>
                <w:lang w:eastAsia="en-AU"/>
              </w:rPr>
            </w:pPr>
            <w:r>
              <w:rPr>
                <w:rFonts w:eastAsia="Times New Roman" w:cs="Times New Roman"/>
                <w:szCs w:val="24"/>
                <w:lang w:eastAsia="en-AU"/>
              </w:rPr>
              <w:t>5.26</w:t>
            </w:r>
          </w:p>
        </w:tc>
        <w:tc>
          <w:tcPr>
            <w:tcW w:w="1791"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11.30</w:t>
            </w:r>
          </w:p>
        </w:tc>
        <w:tc>
          <w:tcPr>
            <w:tcW w:w="1567"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43.51</w:t>
            </w:r>
          </w:p>
        </w:tc>
        <w:tc>
          <w:tcPr>
            <w:tcW w:w="1567"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47.93</w:t>
            </w:r>
          </w:p>
        </w:tc>
      </w:tr>
      <w:tr w:rsidR="00531C9C" w:rsidTr="00EE0314">
        <w:tc>
          <w:tcPr>
            <w:tcW w:w="2422" w:type="dxa"/>
            <w:gridSpan w:val="2"/>
          </w:tcPr>
          <w:p w:rsidR="00531C9C" w:rsidRDefault="00531C9C" w:rsidP="00EE0314">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rsidR="00531C9C"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791"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3.75</w:t>
            </w:r>
          </w:p>
        </w:tc>
        <w:tc>
          <w:tcPr>
            <w:tcW w:w="1567"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23.75</w:t>
            </w:r>
          </w:p>
        </w:tc>
        <w:tc>
          <w:tcPr>
            <w:tcW w:w="1567"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48.75</w:t>
            </w:r>
          </w:p>
        </w:tc>
      </w:tr>
      <w:tr w:rsidR="00531C9C" w:rsidTr="00EE0314">
        <w:tc>
          <w:tcPr>
            <w:tcW w:w="2422" w:type="dxa"/>
            <w:gridSpan w:val="2"/>
          </w:tcPr>
          <w:p w:rsidR="00531C9C" w:rsidRDefault="00531C9C" w:rsidP="00EE0314">
            <w:pPr>
              <w:jc w:val="center"/>
              <w:rPr>
                <w:rFonts w:eastAsia="Times New Roman" w:cs="Times New Roman"/>
                <w:szCs w:val="24"/>
                <w:lang w:eastAsia="en-AU"/>
              </w:rPr>
            </w:pPr>
            <w:r>
              <w:rPr>
                <w:rFonts w:eastAsia="Times New Roman" w:cs="Times New Roman"/>
                <w:szCs w:val="24"/>
                <w:lang w:eastAsia="en-AU"/>
              </w:rPr>
              <w:t>Half</w:t>
            </w:r>
          </w:p>
        </w:tc>
        <w:tc>
          <w:tcPr>
            <w:tcW w:w="1669" w:type="dxa"/>
          </w:tcPr>
          <w:p w:rsidR="00531C9C" w:rsidRDefault="00531C9C" w:rsidP="00EE0314">
            <w:pPr>
              <w:jc w:val="center"/>
              <w:rPr>
                <w:rFonts w:eastAsia="Times New Roman" w:cs="Times New Roman"/>
                <w:szCs w:val="24"/>
                <w:lang w:eastAsia="en-AU"/>
              </w:rPr>
            </w:pPr>
            <w:r>
              <w:rPr>
                <w:rFonts w:eastAsia="Times New Roman" w:cs="Times New Roman"/>
                <w:szCs w:val="24"/>
                <w:lang w:eastAsia="en-AU"/>
              </w:rPr>
              <w:t>6.25</w:t>
            </w:r>
          </w:p>
        </w:tc>
        <w:tc>
          <w:tcPr>
            <w:tcW w:w="1791"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7.5</w:t>
            </w:r>
          </w:p>
        </w:tc>
        <w:tc>
          <w:tcPr>
            <w:tcW w:w="1567"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40</w:t>
            </w:r>
          </w:p>
        </w:tc>
        <w:tc>
          <w:tcPr>
            <w:tcW w:w="1567"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36.25</w:t>
            </w:r>
          </w:p>
        </w:tc>
      </w:tr>
      <w:tr w:rsidR="00531C9C" w:rsidTr="00EE0314">
        <w:tc>
          <w:tcPr>
            <w:tcW w:w="2422" w:type="dxa"/>
            <w:gridSpan w:val="2"/>
          </w:tcPr>
          <w:p w:rsidR="00531C9C" w:rsidRDefault="00531C9C" w:rsidP="00EE0314">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rsidR="00531C9C" w:rsidRDefault="00531C9C" w:rsidP="00EE0314">
            <w:pPr>
              <w:jc w:val="center"/>
              <w:rPr>
                <w:rFonts w:eastAsia="Times New Roman" w:cs="Times New Roman"/>
                <w:szCs w:val="24"/>
                <w:lang w:eastAsia="en-AU"/>
              </w:rPr>
            </w:pPr>
            <w:r>
              <w:rPr>
                <w:rFonts w:eastAsia="Times New Roman" w:cs="Times New Roman"/>
                <w:szCs w:val="24"/>
                <w:lang w:eastAsia="en-AU"/>
              </w:rPr>
              <w:t>25</w:t>
            </w:r>
          </w:p>
        </w:tc>
        <w:tc>
          <w:tcPr>
            <w:tcW w:w="1791"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20</w:t>
            </w:r>
          </w:p>
        </w:tc>
        <w:tc>
          <w:tcPr>
            <w:tcW w:w="1567"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52.5</w:t>
            </w:r>
          </w:p>
        </w:tc>
        <w:tc>
          <w:tcPr>
            <w:tcW w:w="1567"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60</w:t>
            </w:r>
          </w:p>
        </w:tc>
      </w:tr>
      <w:tr w:rsidR="00531C9C" w:rsidTr="00EE0314">
        <w:tc>
          <w:tcPr>
            <w:tcW w:w="2422" w:type="dxa"/>
            <w:gridSpan w:val="2"/>
          </w:tcPr>
          <w:p w:rsidR="00531C9C" w:rsidRDefault="00531C9C" w:rsidP="00EE0314">
            <w:pPr>
              <w:jc w:val="center"/>
              <w:rPr>
                <w:rFonts w:eastAsia="Times New Roman" w:cs="Times New Roman"/>
                <w:szCs w:val="24"/>
                <w:lang w:eastAsia="en-AU"/>
              </w:rPr>
            </w:pPr>
            <w:r>
              <w:rPr>
                <w:rFonts w:eastAsia="Times New Roman" w:cs="Times New Roman"/>
                <w:szCs w:val="24"/>
                <w:lang w:eastAsia="en-AU"/>
              </w:rPr>
              <w:t>Full</w:t>
            </w:r>
          </w:p>
        </w:tc>
        <w:tc>
          <w:tcPr>
            <w:tcW w:w="1669" w:type="dxa"/>
          </w:tcPr>
          <w:p w:rsidR="00531C9C" w:rsidRDefault="00531C9C" w:rsidP="00EE0314">
            <w:pPr>
              <w:jc w:val="center"/>
              <w:rPr>
                <w:rFonts w:eastAsia="Times New Roman" w:cs="Times New Roman"/>
                <w:szCs w:val="24"/>
                <w:lang w:eastAsia="en-AU"/>
              </w:rPr>
            </w:pPr>
            <w:r>
              <w:rPr>
                <w:rFonts w:eastAsia="Times New Roman" w:cs="Times New Roman"/>
                <w:szCs w:val="24"/>
                <w:lang w:eastAsia="en-AU"/>
              </w:rPr>
              <w:t>50</w:t>
            </w:r>
          </w:p>
        </w:tc>
        <w:tc>
          <w:tcPr>
            <w:tcW w:w="1791"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50</w:t>
            </w:r>
          </w:p>
        </w:tc>
        <w:tc>
          <w:tcPr>
            <w:tcW w:w="1567"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75</w:t>
            </w:r>
          </w:p>
        </w:tc>
        <w:tc>
          <w:tcPr>
            <w:tcW w:w="1567"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75</w:t>
            </w:r>
          </w:p>
        </w:tc>
      </w:tr>
      <w:tr w:rsidR="00531C9C" w:rsidTr="00EE0314">
        <w:tc>
          <w:tcPr>
            <w:tcW w:w="2422" w:type="dxa"/>
            <w:gridSpan w:val="2"/>
          </w:tcPr>
          <w:p w:rsidR="00531C9C" w:rsidRDefault="00531C9C" w:rsidP="00EE0314">
            <w:pPr>
              <w:jc w:val="center"/>
              <w:rPr>
                <w:rFonts w:eastAsia="Times New Roman" w:cs="Times New Roman"/>
                <w:szCs w:val="24"/>
                <w:lang w:eastAsia="en-AU"/>
              </w:rPr>
            </w:pPr>
            <w:r>
              <w:rPr>
                <w:rFonts w:eastAsia="Times New Roman" w:cs="Times New Roman"/>
                <w:szCs w:val="24"/>
                <w:lang w:eastAsia="en-AU"/>
              </w:rPr>
              <w:t>Half0HalfFull</w:t>
            </w:r>
            <w:r w:rsidR="00C45A52">
              <w:rPr>
                <w:rStyle w:val="FootnoteReference"/>
                <w:rFonts w:eastAsia="Times New Roman" w:cs="Times New Roman"/>
                <w:szCs w:val="24"/>
                <w:lang w:eastAsia="en-AU"/>
              </w:rPr>
              <w:footnoteReference w:id="3"/>
            </w:r>
          </w:p>
        </w:tc>
        <w:tc>
          <w:tcPr>
            <w:tcW w:w="1669" w:type="dxa"/>
          </w:tcPr>
          <w:p w:rsidR="00531C9C" w:rsidRDefault="00531C9C" w:rsidP="00EE0314">
            <w:pPr>
              <w:jc w:val="center"/>
              <w:rPr>
                <w:rFonts w:eastAsia="Times New Roman" w:cs="Times New Roman"/>
                <w:szCs w:val="24"/>
                <w:lang w:eastAsia="en-AU"/>
              </w:rPr>
            </w:pPr>
            <w:r>
              <w:rPr>
                <w:rFonts w:eastAsia="Times New Roman" w:cs="Times New Roman"/>
                <w:szCs w:val="24"/>
                <w:lang w:eastAsia="en-AU"/>
              </w:rPr>
              <w:t>-15</w:t>
            </w:r>
          </w:p>
        </w:tc>
        <w:tc>
          <w:tcPr>
            <w:tcW w:w="1791"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-15</w:t>
            </w:r>
          </w:p>
        </w:tc>
        <w:tc>
          <w:tcPr>
            <w:tcW w:w="1567"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16.25</w:t>
            </w:r>
          </w:p>
        </w:tc>
        <w:tc>
          <w:tcPr>
            <w:tcW w:w="1567"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49.38</w:t>
            </w:r>
          </w:p>
        </w:tc>
      </w:tr>
      <w:tr w:rsidR="00531C9C" w:rsidTr="00EE0314">
        <w:tc>
          <w:tcPr>
            <w:tcW w:w="2422" w:type="dxa"/>
            <w:gridSpan w:val="2"/>
          </w:tcPr>
          <w:p w:rsidR="00531C9C" w:rsidRDefault="00531C9C" w:rsidP="00EE0314">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rsidR="00531C9C" w:rsidRDefault="00531C9C" w:rsidP="00EE0314">
            <w:pPr>
              <w:jc w:val="center"/>
              <w:rPr>
                <w:rFonts w:eastAsia="Times New Roman" w:cs="Times New Roman"/>
                <w:szCs w:val="24"/>
                <w:lang w:eastAsia="en-AU"/>
              </w:rPr>
            </w:pPr>
            <w:r>
              <w:rPr>
                <w:rFonts w:eastAsia="Times New Roman" w:cs="Times New Roman"/>
                <w:szCs w:val="24"/>
                <w:lang w:eastAsia="en-AU"/>
              </w:rPr>
              <w:t>1.25</w:t>
            </w:r>
          </w:p>
        </w:tc>
        <w:tc>
          <w:tcPr>
            <w:tcW w:w="1791"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8.75</w:t>
            </w:r>
          </w:p>
        </w:tc>
        <w:tc>
          <w:tcPr>
            <w:tcW w:w="1567"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16.25</w:t>
            </w:r>
          </w:p>
        </w:tc>
        <w:tc>
          <w:tcPr>
            <w:tcW w:w="1567" w:type="dxa"/>
          </w:tcPr>
          <w:p w:rsidR="00531C9C" w:rsidRDefault="00C45A52" w:rsidP="00EE0314">
            <w:pPr>
              <w:jc w:val="center"/>
              <w:rPr>
                <w:rFonts w:eastAsia="Times New Roman" w:cs="Times New Roman"/>
                <w:szCs w:val="24"/>
                <w:lang w:eastAsia="en-AU"/>
              </w:rPr>
            </w:pPr>
            <w:r>
              <w:rPr>
                <w:rFonts w:eastAsia="Times New Roman" w:cs="Times New Roman"/>
                <w:szCs w:val="24"/>
                <w:lang w:eastAsia="en-AU"/>
              </w:rPr>
              <w:t>25</w:t>
            </w:r>
          </w:p>
        </w:tc>
      </w:tr>
    </w:tbl>
    <w:p w:rsidR="00531C9C" w:rsidRDefault="00531C9C" w:rsidP="003C0C63">
      <w:pPr>
        <w:spacing w:after="0" w:line="240" w:lineRule="auto"/>
        <w:rPr>
          <w:rFonts w:eastAsia="Times New Roman" w:cs="Times New Roman"/>
          <w:szCs w:val="24"/>
          <w:lang w:eastAsia="en-AU"/>
        </w:rPr>
      </w:pPr>
    </w:p>
    <w:p w:rsidR="00C45A52" w:rsidRPr="00724E99" w:rsidRDefault="00C45A52" w:rsidP="00C45A52">
      <w:pPr>
        <w:spacing w:after="0" w:line="240" w:lineRule="auto"/>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t>Average Funds at Round 15 - Frequency of Outbreaks</w:t>
      </w:r>
    </w:p>
    <w:p w:rsidR="00C45A52" w:rsidRDefault="00C45A52" w:rsidP="00C45A52">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C45A52" w:rsidTr="00EE0314">
        <w:tc>
          <w:tcPr>
            <w:tcW w:w="1270" w:type="dxa"/>
          </w:tcPr>
          <w:p w:rsidR="00C45A52" w:rsidRPr="001D5337" w:rsidRDefault="00C45A52" w:rsidP="00EE0314">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rsidR="00C45A52" w:rsidRPr="001D5337" w:rsidRDefault="00C45A52" w:rsidP="00EE0314">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rsidR="00C45A52" w:rsidRPr="001D5337"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rsidR="00C45A52"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rsidR="00C45A52" w:rsidRPr="00724E99"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rsidR="00C45A52" w:rsidRPr="00724E99"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C45A52" w:rsidTr="00EE0314">
        <w:tc>
          <w:tcPr>
            <w:tcW w:w="2422" w:type="dxa"/>
            <w:gridSpan w:val="2"/>
          </w:tcPr>
          <w:p w:rsidR="00C45A52" w:rsidRDefault="00C45A52" w:rsidP="00EE0314">
            <w:pPr>
              <w:jc w:val="center"/>
              <w:rPr>
                <w:rFonts w:eastAsia="Times New Roman" w:cs="Times New Roman"/>
                <w:szCs w:val="24"/>
                <w:lang w:eastAsia="en-AU"/>
              </w:rPr>
            </w:pPr>
            <w:r>
              <w:rPr>
                <w:rFonts w:eastAsia="Times New Roman" w:cs="Times New Roman"/>
                <w:szCs w:val="24"/>
                <w:lang w:eastAsia="en-AU"/>
              </w:rPr>
              <w:t>Random</w:t>
            </w:r>
            <w:r>
              <w:rPr>
                <w:rStyle w:val="FootnoteReference"/>
                <w:rFonts w:eastAsia="Times New Roman" w:cs="Times New Roman"/>
                <w:szCs w:val="24"/>
                <w:lang w:eastAsia="en-AU"/>
              </w:rPr>
              <w:footnoteReference w:id="4"/>
            </w:r>
          </w:p>
        </w:tc>
        <w:tc>
          <w:tcPr>
            <w:tcW w:w="1669" w:type="dxa"/>
          </w:tcPr>
          <w:p w:rsidR="00C45A52" w:rsidRDefault="00C45A52" w:rsidP="00EE0314">
            <w:pPr>
              <w:jc w:val="center"/>
              <w:rPr>
                <w:rFonts w:eastAsia="Times New Roman" w:cs="Times New Roman"/>
                <w:szCs w:val="24"/>
                <w:lang w:eastAsia="en-AU"/>
              </w:rPr>
            </w:pPr>
            <w:r>
              <w:rPr>
                <w:rFonts w:eastAsia="Times New Roman" w:cs="Times New Roman"/>
                <w:szCs w:val="24"/>
                <w:lang w:eastAsia="en-AU"/>
              </w:rPr>
              <w:t>-43.525</w:t>
            </w:r>
          </w:p>
        </w:tc>
        <w:tc>
          <w:tcPr>
            <w:tcW w:w="1791"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-19.18</w:t>
            </w:r>
          </w:p>
        </w:tc>
        <w:tc>
          <w:tcPr>
            <w:tcW w:w="1567"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52.46</w:t>
            </w:r>
          </w:p>
        </w:tc>
        <w:tc>
          <w:tcPr>
            <w:tcW w:w="1567"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92.45</w:t>
            </w:r>
          </w:p>
        </w:tc>
      </w:tr>
      <w:tr w:rsidR="00C45A52" w:rsidTr="00EE0314">
        <w:tc>
          <w:tcPr>
            <w:tcW w:w="2422" w:type="dxa"/>
            <w:gridSpan w:val="2"/>
          </w:tcPr>
          <w:p w:rsidR="00C45A52" w:rsidRDefault="00C45A52" w:rsidP="00EE0314">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rsidR="00C45A52" w:rsidRDefault="00C45A52" w:rsidP="00EE0314">
            <w:pPr>
              <w:jc w:val="center"/>
              <w:rPr>
                <w:rFonts w:eastAsia="Times New Roman" w:cs="Times New Roman"/>
                <w:szCs w:val="24"/>
                <w:lang w:eastAsia="en-AU"/>
              </w:rPr>
            </w:pPr>
            <w:r>
              <w:rPr>
                <w:rFonts w:eastAsia="Times New Roman" w:cs="Times New Roman"/>
                <w:szCs w:val="24"/>
                <w:lang w:eastAsia="en-AU"/>
              </w:rPr>
              <w:t>-56.25</w:t>
            </w:r>
          </w:p>
        </w:tc>
        <w:tc>
          <w:tcPr>
            <w:tcW w:w="1791"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-32.5</w:t>
            </w:r>
          </w:p>
        </w:tc>
        <w:tc>
          <w:tcPr>
            <w:tcW w:w="1567"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13.75</w:t>
            </w:r>
          </w:p>
        </w:tc>
        <w:tc>
          <w:tcPr>
            <w:tcW w:w="1567"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70</w:t>
            </w:r>
          </w:p>
        </w:tc>
      </w:tr>
      <w:tr w:rsidR="00C45A52" w:rsidTr="00EE0314">
        <w:tc>
          <w:tcPr>
            <w:tcW w:w="2422" w:type="dxa"/>
            <w:gridSpan w:val="2"/>
          </w:tcPr>
          <w:p w:rsidR="00C45A52" w:rsidRDefault="00C45A52" w:rsidP="00EE0314">
            <w:pPr>
              <w:jc w:val="center"/>
              <w:rPr>
                <w:rFonts w:eastAsia="Times New Roman" w:cs="Times New Roman"/>
                <w:szCs w:val="24"/>
                <w:lang w:eastAsia="en-AU"/>
              </w:rPr>
            </w:pPr>
            <w:r>
              <w:rPr>
                <w:rFonts w:eastAsia="Times New Roman" w:cs="Times New Roman"/>
                <w:szCs w:val="24"/>
                <w:lang w:eastAsia="en-AU"/>
              </w:rPr>
              <w:t>Half</w:t>
            </w:r>
          </w:p>
        </w:tc>
        <w:tc>
          <w:tcPr>
            <w:tcW w:w="1669" w:type="dxa"/>
          </w:tcPr>
          <w:p w:rsidR="00C45A52" w:rsidRDefault="00C45A52" w:rsidP="00EE0314">
            <w:pPr>
              <w:jc w:val="center"/>
              <w:rPr>
                <w:rFonts w:eastAsia="Times New Roman" w:cs="Times New Roman"/>
                <w:szCs w:val="24"/>
                <w:lang w:eastAsia="en-AU"/>
              </w:rPr>
            </w:pPr>
            <w:r>
              <w:rPr>
                <w:rFonts w:eastAsia="Times New Roman" w:cs="Times New Roman"/>
                <w:szCs w:val="24"/>
                <w:lang w:eastAsia="en-AU"/>
              </w:rPr>
              <w:t>-30</w:t>
            </w:r>
          </w:p>
        </w:tc>
        <w:tc>
          <w:tcPr>
            <w:tcW w:w="1791"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-3.75</w:t>
            </w:r>
          </w:p>
        </w:tc>
        <w:tc>
          <w:tcPr>
            <w:tcW w:w="1567"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50</w:t>
            </w:r>
          </w:p>
        </w:tc>
        <w:tc>
          <w:tcPr>
            <w:tcW w:w="1567"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90</w:t>
            </w:r>
          </w:p>
        </w:tc>
      </w:tr>
      <w:tr w:rsidR="00C45A52" w:rsidTr="00EE0314">
        <w:tc>
          <w:tcPr>
            <w:tcW w:w="2422" w:type="dxa"/>
            <w:gridSpan w:val="2"/>
          </w:tcPr>
          <w:p w:rsidR="00C45A52" w:rsidRDefault="00C45A52" w:rsidP="00EE0314">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rsidR="00C45A52" w:rsidRDefault="00C45A52" w:rsidP="00EE0314">
            <w:pPr>
              <w:jc w:val="center"/>
              <w:rPr>
                <w:rFonts w:eastAsia="Times New Roman" w:cs="Times New Roman"/>
                <w:szCs w:val="24"/>
                <w:lang w:eastAsia="en-AU"/>
              </w:rPr>
            </w:pPr>
            <w:r>
              <w:rPr>
                <w:rFonts w:eastAsia="Times New Roman" w:cs="Times New Roman"/>
                <w:szCs w:val="24"/>
                <w:lang w:eastAsia="en-AU"/>
              </w:rPr>
              <w:t>16.25</w:t>
            </w:r>
          </w:p>
        </w:tc>
        <w:tc>
          <w:tcPr>
            <w:tcW w:w="1791"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20</w:t>
            </w:r>
          </w:p>
        </w:tc>
        <w:tc>
          <w:tcPr>
            <w:tcW w:w="1567"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101.25</w:t>
            </w:r>
          </w:p>
        </w:tc>
        <w:tc>
          <w:tcPr>
            <w:tcW w:w="1567"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121.25</w:t>
            </w:r>
          </w:p>
        </w:tc>
      </w:tr>
      <w:tr w:rsidR="00C45A52" w:rsidTr="00EE0314">
        <w:tc>
          <w:tcPr>
            <w:tcW w:w="2422" w:type="dxa"/>
            <w:gridSpan w:val="2"/>
          </w:tcPr>
          <w:p w:rsidR="00C45A52" w:rsidRDefault="00C45A52" w:rsidP="00EE0314">
            <w:pPr>
              <w:jc w:val="center"/>
              <w:rPr>
                <w:rFonts w:eastAsia="Times New Roman" w:cs="Times New Roman"/>
                <w:szCs w:val="24"/>
                <w:lang w:eastAsia="en-AU"/>
              </w:rPr>
            </w:pPr>
            <w:r>
              <w:rPr>
                <w:rFonts w:eastAsia="Times New Roman" w:cs="Times New Roman"/>
                <w:szCs w:val="24"/>
                <w:lang w:eastAsia="en-AU"/>
              </w:rPr>
              <w:t>Full</w:t>
            </w:r>
          </w:p>
        </w:tc>
        <w:tc>
          <w:tcPr>
            <w:tcW w:w="1669" w:type="dxa"/>
          </w:tcPr>
          <w:p w:rsidR="00C45A52" w:rsidRDefault="00C45A52" w:rsidP="00EE0314">
            <w:pPr>
              <w:jc w:val="center"/>
              <w:rPr>
                <w:rFonts w:eastAsia="Times New Roman" w:cs="Times New Roman"/>
                <w:szCs w:val="24"/>
                <w:lang w:eastAsia="en-AU"/>
              </w:rPr>
            </w:pPr>
            <w:r>
              <w:rPr>
                <w:rFonts w:eastAsia="Times New Roman" w:cs="Times New Roman"/>
                <w:szCs w:val="24"/>
                <w:lang w:eastAsia="en-AU"/>
              </w:rPr>
              <w:t>100</w:t>
            </w:r>
          </w:p>
        </w:tc>
        <w:tc>
          <w:tcPr>
            <w:tcW w:w="1791"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98.75</w:t>
            </w:r>
          </w:p>
        </w:tc>
        <w:tc>
          <w:tcPr>
            <w:tcW w:w="1567"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175</w:t>
            </w:r>
          </w:p>
        </w:tc>
        <w:tc>
          <w:tcPr>
            <w:tcW w:w="1567"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175</w:t>
            </w:r>
          </w:p>
        </w:tc>
      </w:tr>
      <w:tr w:rsidR="00C45A52" w:rsidTr="00EE0314">
        <w:tc>
          <w:tcPr>
            <w:tcW w:w="2422" w:type="dxa"/>
            <w:gridSpan w:val="2"/>
          </w:tcPr>
          <w:p w:rsidR="00C45A52" w:rsidRDefault="00C45A52" w:rsidP="00EE0314">
            <w:pPr>
              <w:jc w:val="center"/>
              <w:rPr>
                <w:rFonts w:eastAsia="Times New Roman" w:cs="Times New Roman"/>
                <w:szCs w:val="24"/>
                <w:lang w:eastAsia="en-AU"/>
              </w:rPr>
            </w:pPr>
            <w:r>
              <w:rPr>
                <w:rFonts w:eastAsia="Times New Roman" w:cs="Times New Roman"/>
                <w:szCs w:val="24"/>
                <w:lang w:eastAsia="en-AU"/>
              </w:rPr>
              <w:t>Half0HalfFull</w:t>
            </w:r>
            <w:r>
              <w:rPr>
                <w:rStyle w:val="FootnoteReference"/>
                <w:rFonts w:eastAsia="Times New Roman" w:cs="Times New Roman"/>
                <w:szCs w:val="24"/>
                <w:lang w:eastAsia="en-AU"/>
              </w:rPr>
              <w:footnoteReference w:id="5"/>
            </w:r>
          </w:p>
        </w:tc>
        <w:tc>
          <w:tcPr>
            <w:tcW w:w="1669"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-106.25</w:t>
            </w:r>
          </w:p>
        </w:tc>
        <w:tc>
          <w:tcPr>
            <w:tcW w:w="1791"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-71.25</w:t>
            </w:r>
          </w:p>
        </w:tc>
        <w:tc>
          <w:tcPr>
            <w:tcW w:w="1567"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7.5</w:t>
            </w:r>
          </w:p>
        </w:tc>
        <w:tc>
          <w:tcPr>
            <w:tcW w:w="1567"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48.13</w:t>
            </w:r>
          </w:p>
        </w:tc>
      </w:tr>
      <w:tr w:rsidR="00C45A52" w:rsidTr="00EE0314">
        <w:tc>
          <w:tcPr>
            <w:tcW w:w="2422" w:type="dxa"/>
            <w:gridSpan w:val="2"/>
          </w:tcPr>
          <w:p w:rsidR="00C45A52" w:rsidRDefault="00C45A52" w:rsidP="00EE0314">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-45</w:t>
            </w:r>
          </w:p>
        </w:tc>
        <w:tc>
          <w:tcPr>
            <w:tcW w:w="1791"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-15</w:t>
            </w:r>
          </w:p>
        </w:tc>
        <w:tc>
          <w:tcPr>
            <w:tcW w:w="1567"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-2.5</w:t>
            </w:r>
          </w:p>
        </w:tc>
        <w:tc>
          <w:tcPr>
            <w:tcW w:w="1567" w:type="dxa"/>
          </w:tcPr>
          <w:p w:rsidR="00C45A52" w:rsidRDefault="001F5CCF" w:rsidP="00EE0314">
            <w:pPr>
              <w:jc w:val="center"/>
              <w:rPr>
                <w:rFonts w:eastAsia="Times New Roman" w:cs="Times New Roman"/>
                <w:szCs w:val="24"/>
                <w:lang w:eastAsia="en-AU"/>
              </w:rPr>
            </w:pPr>
            <w:r>
              <w:rPr>
                <w:rFonts w:eastAsia="Times New Roman" w:cs="Times New Roman"/>
                <w:szCs w:val="24"/>
                <w:lang w:eastAsia="en-AU"/>
              </w:rPr>
              <w:t>27.5</w:t>
            </w:r>
          </w:p>
        </w:tc>
      </w:tr>
    </w:tbl>
    <w:p w:rsidR="00C45A52" w:rsidRDefault="00C45A52" w:rsidP="003C0C63">
      <w:pPr>
        <w:spacing w:after="0" w:line="240" w:lineRule="auto"/>
        <w:rPr>
          <w:rFonts w:eastAsia="Times New Roman" w:cs="Times New Roman"/>
          <w:szCs w:val="24"/>
          <w:lang w:eastAsia="en-AU"/>
        </w:rPr>
      </w:pPr>
    </w:p>
    <w:p w:rsidR="00E94275" w:rsidDel="00CE023A" w:rsidRDefault="00CE023A" w:rsidP="00E94275">
      <w:pPr>
        <w:spacing w:after="0" w:line="240" w:lineRule="auto"/>
        <w:jc w:val="both"/>
        <w:rPr>
          <w:del w:id="137" w:author="Ben White" w:date="2017-11-07T12:10:00Z"/>
          <w:rFonts w:eastAsia="Times New Roman" w:cs="Times New Roman"/>
          <w:szCs w:val="24"/>
          <w:lang w:eastAsia="en-AU"/>
        </w:rPr>
      </w:pPr>
      <w:ins w:id="138" w:author="Ben White" w:date="2017-11-07T12:10:00Z">
        <w:r>
          <w:rPr>
            <w:rFonts w:eastAsia="Times New Roman" w:cs="Times New Roman"/>
            <w:szCs w:val="24"/>
            <w:lang w:eastAsia="en-AU"/>
          </w:rPr>
          <w:t xml:space="preserve">The purpose of exploring the cost and probability parameter space was to determine a set of parameters that provided sufficient incentive to engage in </w:t>
        </w:r>
      </w:ins>
      <w:ins w:id="139" w:author="Ben White" w:date="2017-11-07T12:11:00Z">
        <w:r>
          <w:rPr>
            <w:rFonts w:eastAsia="Times New Roman" w:cs="Times New Roman"/>
            <w:szCs w:val="24"/>
            <w:lang w:eastAsia="en-AU"/>
          </w:rPr>
          <w:t>the</w:t>
        </w:r>
      </w:ins>
      <w:ins w:id="140" w:author="Ben White" w:date="2017-11-07T12:10:00Z">
        <w:r>
          <w:rPr>
            <w:rFonts w:eastAsia="Times New Roman" w:cs="Times New Roman"/>
            <w:szCs w:val="24"/>
            <w:lang w:eastAsia="en-AU"/>
          </w:rPr>
          <w:t xml:space="preserve"> </w:t>
        </w:r>
      </w:ins>
      <w:ins w:id="141" w:author="Ben White" w:date="2017-11-07T12:11:00Z">
        <w:r>
          <w:rPr>
            <w:rFonts w:eastAsia="Times New Roman" w:cs="Times New Roman"/>
            <w:szCs w:val="24"/>
            <w:lang w:eastAsia="en-AU"/>
          </w:rPr>
          <w:t>game over 15 rounds without making the game too easy to generate funds.</w:t>
        </w:r>
      </w:ins>
      <w:ins w:id="142" w:author="Ben White" w:date="2017-11-07T12:12:00Z">
        <w:r>
          <w:rPr>
            <w:rFonts w:eastAsia="Times New Roman" w:cs="Times New Roman"/>
            <w:szCs w:val="24"/>
            <w:lang w:eastAsia="en-AU"/>
          </w:rPr>
          <w:t xml:space="preserve">  The higher is the PC parameter, then the </w:t>
        </w:r>
      </w:ins>
      <w:ins w:id="143" w:author="Ben White" w:date="2017-11-07T12:13:00Z">
        <w:r>
          <w:rPr>
            <w:rFonts w:eastAsia="Times New Roman" w:cs="Times New Roman"/>
            <w:szCs w:val="24"/>
            <w:lang w:eastAsia="en-AU"/>
          </w:rPr>
          <w:t>lower on average is the number of outbreaks with a random selection over the range from PC up to PMAX</w:t>
        </w:r>
      </w:ins>
      <w:ins w:id="144" w:author="Ben White" w:date="2017-11-07T12:15:00Z">
        <w:r w:rsidR="006951A9">
          <w:rPr>
            <w:rFonts w:eastAsia="Times New Roman" w:cs="Times New Roman"/>
            <w:szCs w:val="24"/>
            <w:lang w:eastAsia="en-AU"/>
          </w:rPr>
          <w:t xml:space="preserve">.  PMAX was not varied, so PC became critical parameter.  That determines the lower bound on the pobablity of </w:t>
        </w:r>
      </w:ins>
      <w:ins w:id="145" w:author="Ben White" w:date="2017-11-07T12:16:00Z">
        <w:r w:rsidR="006951A9">
          <w:rPr>
            <w:rFonts w:eastAsia="Times New Roman" w:cs="Times New Roman"/>
            <w:szCs w:val="24"/>
            <w:lang w:eastAsia="en-AU"/>
          </w:rPr>
          <w:t>production</w:t>
        </w:r>
      </w:ins>
      <w:ins w:id="146" w:author="Ben White" w:date="2017-11-07T12:15:00Z">
        <w:r w:rsidR="006951A9">
          <w:rPr>
            <w:rFonts w:eastAsia="Times New Roman" w:cs="Times New Roman"/>
            <w:szCs w:val="24"/>
            <w:lang w:eastAsia="en-AU"/>
          </w:rPr>
          <w:t xml:space="preserve"> </w:t>
        </w:r>
      </w:ins>
      <w:ins w:id="147" w:author="Ben White" w:date="2017-11-07T12:16:00Z">
        <w:r w:rsidR="006951A9">
          <w:rPr>
            <w:rFonts w:eastAsia="Times New Roman" w:cs="Times New Roman"/>
            <w:szCs w:val="24"/>
            <w:lang w:eastAsia="en-AU"/>
          </w:rPr>
          <w:t>a PC</w:t>
        </w:r>
        <w:r w:rsidR="006951A9">
          <w:rPr>
            <w:rFonts w:eastAsia="Times New Roman" w:cs="Times New Roman"/>
            <w:szCs w:val="24"/>
            <w:vertAlign w:val="superscript"/>
            <w:lang w:eastAsia="en-AU"/>
          </w:rPr>
          <w:t>4</w:t>
        </w:r>
        <w:r w:rsidR="006951A9">
          <w:rPr>
            <w:rFonts w:eastAsia="Times New Roman" w:cs="Times New Roman"/>
            <w:szCs w:val="24"/>
            <w:lang w:eastAsia="en-AU"/>
          </w:rPr>
          <w:t xml:space="preserve">. </w:t>
        </w:r>
      </w:ins>
      <w:del w:id="148" w:author="Ben White" w:date="2017-11-07T12:10:00Z">
        <w:r w:rsidR="00AC005C" w:rsidDel="00CE023A">
          <w:rPr>
            <w:rFonts w:eastAsia="Times New Roman" w:cs="Times New Roman"/>
            <w:szCs w:val="24"/>
            <w:lang w:eastAsia="en-AU"/>
          </w:rPr>
          <w:delText xml:space="preserve">Going through each test, first starting with </w:delText>
        </w:r>
        <w:r w:rsidR="00AC005C" w:rsidDel="00CE023A">
          <w:rPr>
            <w:rFonts w:eastAsia="Times New Roman" w:cs="Times New Roman"/>
            <w:b/>
            <w:szCs w:val="24"/>
            <w:lang w:eastAsia="en-AU"/>
          </w:rPr>
          <w:delText xml:space="preserve">MP </w:delText>
        </w:r>
        <w:r w:rsidR="00AC005C" w:rsidDel="00CE023A">
          <w:rPr>
            <w:rFonts w:eastAsia="Times New Roman" w:cs="Times New Roman"/>
            <w:szCs w:val="24"/>
            <w:lang w:eastAsia="en-AU"/>
          </w:rPr>
          <w:delText xml:space="preserve">at $15 and the </w:delText>
        </w:r>
        <w:r w:rsidR="00AC005C" w:rsidDel="00CE023A">
          <w:rPr>
            <w:rFonts w:eastAsia="Times New Roman" w:cs="Times New Roman"/>
            <w:b/>
            <w:szCs w:val="24"/>
            <w:lang w:eastAsia="en-AU"/>
          </w:rPr>
          <w:delText xml:space="preserve">PC </w:delText>
        </w:r>
        <w:r w:rsidR="00AC005C" w:rsidDel="00CE023A">
          <w:rPr>
            <w:rFonts w:eastAsia="Times New Roman" w:cs="Times New Roman"/>
            <w:szCs w:val="24"/>
            <w:lang w:eastAsia="en-AU"/>
          </w:rPr>
          <w:delText>at 40%</w:delText>
        </w:r>
      </w:del>
      <w:del w:id="149" w:author="Ben White" w:date="2017-11-07T12:05:00Z">
        <w:r w:rsidR="00AC005C" w:rsidDel="00CE023A">
          <w:rPr>
            <w:rFonts w:eastAsia="Times New Roman" w:cs="Times New Roman"/>
            <w:szCs w:val="24"/>
            <w:lang w:eastAsia="en-AU"/>
          </w:rPr>
          <w:delText xml:space="preserve">, it was clear in these scenarios that with </w:delText>
        </w:r>
        <w:r w:rsidR="00AC005C" w:rsidDel="00CE023A">
          <w:rPr>
            <w:rFonts w:eastAsia="Times New Roman" w:cs="Times New Roman"/>
            <w:b/>
            <w:szCs w:val="24"/>
            <w:lang w:eastAsia="en-AU"/>
          </w:rPr>
          <w:delText xml:space="preserve">PC </w:delText>
        </w:r>
        <w:r w:rsidR="00AC005C" w:rsidDel="00CE023A">
          <w:rPr>
            <w:rFonts w:eastAsia="Times New Roman" w:cs="Times New Roman"/>
            <w:szCs w:val="24"/>
            <w:lang w:eastAsia="en-AU"/>
          </w:rPr>
          <w:delText>at 40% the game was too harsh</w:delText>
        </w:r>
      </w:del>
      <w:del w:id="150" w:author="Ben White" w:date="2017-11-07T12:10:00Z">
        <w:r w:rsidR="00AC005C" w:rsidDel="00CE023A">
          <w:rPr>
            <w:rFonts w:eastAsia="Times New Roman" w:cs="Times New Roman"/>
            <w:szCs w:val="24"/>
            <w:lang w:eastAsia="en-AU"/>
          </w:rPr>
          <w:delText xml:space="preserve">. Even if every player contributed at 75% of </w:delText>
        </w:r>
        <w:r w:rsidR="00AC005C" w:rsidDel="00CE023A">
          <w:rPr>
            <w:rFonts w:eastAsia="Times New Roman" w:cs="Times New Roman"/>
            <w:b/>
            <w:szCs w:val="24"/>
            <w:lang w:eastAsia="en-AU"/>
          </w:rPr>
          <w:delText xml:space="preserve">MP </w:delText>
        </w:r>
        <w:r w:rsidR="00AC005C" w:rsidDel="00CE023A">
          <w:rPr>
            <w:rFonts w:eastAsia="Times New Roman" w:cs="Times New Roman"/>
            <w:szCs w:val="24"/>
            <w:lang w:eastAsia="en-AU"/>
          </w:rPr>
          <w:delText xml:space="preserve">($11.25) every single round, then on average everyone would still have less than what they started with. While it was possible to finish with a profit, the optimum amount of protection to ensure this all the time was around $13 or 90% chance that a </w:delText>
        </w:r>
        <w:r w:rsidR="00E94275" w:rsidDel="00CE023A">
          <w:rPr>
            <w:rFonts w:eastAsia="Times New Roman" w:cs="Times New Roman"/>
            <w:szCs w:val="24"/>
            <w:lang w:eastAsia="en-AU"/>
          </w:rPr>
          <w:delText xml:space="preserve">player is not the source of the </w:delText>
        </w:r>
        <w:r w:rsidR="00AC005C" w:rsidDel="00CE023A">
          <w:rPr>
            <w:rFonts w:eastAsia="Times New Roman" w:cs="Times New Roman"/>
            <w:szCs w:val="24"/>
            <w:lang w:eastAsia="en-AU"/>
          </w:rPr>
          <w:delText>outbreak.</w:delText>
        </w:r>
      </w:del>
    </w:p>
    <w:p w:rsidR="006F0A2C" w:rsidDel="00CE023A" w:rsidRDefault="00AC005C" w:rsidP="00E94275">
      <w:pPr>
        <w:spacing w:after="0" w:line="240" w:lineRule="auto"/>
        <w:jc w:val="both"/>
        <w:rPr>
          <w:del w:id="151" w:author="Ben White" w:date="2017-11-07T12:10:00Z"/>
          <w:rFonts w:eastAsia="Times New Roman" w:cs="Times New Roman"/>
          <w:szCs w:val="24"/>
          <w:lang w:eastAsia="en-AU"/>
        </w:rPr>
      </w:pPr>
      <w:del w:id="152" w:author="Ben White" w:date="2017-11-07T12:10:00Z">
        <w:r w:rsidDel="00CE023A">
          <w:rPr>
            <w:rFonts w:eastAsia="Times New Roman" w:cs="Times New Roman"/>
            <w:szCs w:val="24"/>
            <w:lang w:eastAsia="en-AU"/>
          </w:rPr>
          <w:br/>
          <w:delText xml:space="preserve">The story was the same with </w:delText>
        </w:r>
        <w:r w:rsidDel="00CE023A">
          <w:rPr>
            <w:rFonts w:eastAsia="Times New Roman" w:cs="Times New Roman"/>
            <w:b/>
            <w:szCs w:val="24"/>
            <w:lang w:eastAsia="en-AU"/>
          </w:rPr>
          <w:delText>PC</w:delText>
        </w:r>
        <w:r w:rsidDel="00CE023A">
          <w:rPr>
            <w:rFonts w:eastAsia="Times New Roman" w:cs="Times New Roman"/>
            <w:szCs w:val="24"/>
            <w:lang w:eastAsia="en-AU"/>
          </w:rPr>
          <w:delText xml:space="preserve"> at 50%, while the game was less harsh, it still had an unacceptable result at Round 15. If every player contributed 75% or $11.25 every round, then players would still</w:delText>
        </w:r>
        <w:r w:rsidR="006F0A2C" w:rsidDel="00CE023A">
          <w:rPr>
            <w:rFonts w:eastAsia="Times New Roman" w:cs="Times New Roman"/>
            <w:szCs w:val="24"/>
            <w:lang w:eastAsia="en-AU"/>
          </w:rPr>
          <w:delText xml:space="preserve"> lose $5 compared to the starting amount. With </w:delText>
        </w:r>
        <w:r w:rsidR="006F0A2C" w:rsidDel="00CE023A">
          <w:rPr>
            <w:rFonts w:eastAsia="Times New Roman" w:cs="Times New Roman"/>
            <w:b/>
            <w:szCs w:val="24"/>
            <w:lang w:eastAsia="en-AU"/>
          </w:rPr>
          <w:delText>PC</w:delText>
        </w:r>
        <w:r w:rsidR="006F0A2C" w:rsidDel="00CE023A">
          <w:rPr>
            <w:rFonts w:eastAsia="Times New Roman" w:cs="Times New Roman"/>
            <w:szCs w:val="24"/>
            <w:lang w:eastAsia="en-AU"/>
          </w:rPr>
          <w:delText xml:space="preserve"> at 50%, there was notable improvements compared to 40%, on average there was one less outbreak in each scenario and it was now possible to make a reasonable profit, but this was rarer than it needed to be. </w:delText>
        </w:r>
      </w:del>
    </w:p>
    <w:p w:rsidR="006F0A2C" w:rsidDel="00CE023A" w:rsidRDefault="006F0A2C" w:rsidP="00E94275">
      <w:pPr>
        <w:spacing w:after="0" w:line="240" w:lineRule="auto"/>
        <w:jc w:val="both"/>
        <w:rPr>
          <w:del w:id="153" w:author="Ben White" w:date="2017-11-07T12:10:00Z"/>
          <w:rFonts w:eastAsia="Times New Roman" w:cs="Times New Roman"/>
          <w:szCs w:val="24"/>
          <w:lang w:eastAsia="en-AU"/>
        </w:rPr>
      </w:pPr>
    </w:p>
    <w:p w:rsidR="00E94275" w:rsidDel="00CE023A" w:rsidRDefault="006F0A2C" w:rsidP="00E94275">
      <w:pPr>
        <w:spacing w:after="0" w:line="240" w:lineRule="auto"/>
        <w:jc w:val="both"/>
        <w:rPr>
          <w:del w:id="154" w:author="Ben White" w:date="2017-11-07T12:10:00Z"/>
          <w:rFonts w:eastAsia="Times New Roman" w:cs="Times New Roman"/>
          <w:szCs w:val="24"/>
          <w:lang w:eastAsia="en-AU"/>
        </w:rPr>
      </w:pPr>
      <w:del w:id="155" w:author="Ben White" w:date="2017-11-07T12:10:00Z">
        <w:r w:rsidDel="00CE023A">
          <w:rPr>
            <w:rFonts w:eastAsia="Times New Roman" w:cs="Times New Roman"/>
            <w:szCs w:val="24"/>
            <w:lang w:eastAsia="en-AU"/>
          </w:rPr>
          <w:delText xml:space="preserve">At this point, it was clear that changing the </w:delText>
        </w:r>
        <w:r w:rsidDel="00CE023A">
          <w:rPr>
            <w:rFonts w:eastAsia="Times New Roman" w:cs="Times New Roman"/>
            <w:b/>
            <w:szCs w:val="24"/>
            <w:lang w:eastAsia="en-AU"/>
          </w:rPr>
          <w:delText xml:space="preserve">PC </w:delText>
        </w:r>
        <w:r w:rsidDel="00CE023A">
          <w:rPr>
            <w:rFonts w:eastAsia="Times New Roman" w:cs="Times New Roman"/>
            <w:szCs w:val="24"/>
            <w:lang w:eastAsia="en-AU"/>
          </w:rPr>
          <w:delText xml:space="preserve">alone wasn’t enough, the game was still too harsh, players would lose interest half way through the game as they would have lost money by round 5. A loss of interest would lead to players not caring about the game enough and therefore the data would become useless as they would (arguably) be just like if players were randomly choosing their protection. I say arguably, due to players most likely heading towards $0 as the game progressed meaning that the protection that players would provide would be erratic and towards the lower end. The lowering of protection by all players would result in an average outbreak frequency close to or worse than </w:delText>
        </w:r>
        <w:r w:rsidR="00D327C1" w:rsidDel="00CE023A">
          <w:rPr>
            <w:rFonts w:eastAsia="Times New Roman" w:cs="Times New Roman"/>
            <w:szCs w:val="24"/>
            <w:lang w:eastAsia="en-AU"/>
          </w:rPr>
          <w:delText>the computer producing random protection amounts each round.</w:delText>
        </w:r>
      </w:del>
    </w:p>
    <w:p w:rsidR="008957F7" w:rsidDel="00CE023A" w:rsidRDefault="00D327C1" w:rsidP="00E94275">
      <w:pPr>
        <w:spacing w:after="0" w:line="240" w:lineRule="auto"/>
        <w:jc w:val="both"/>
        <w:rPr>
          <w:del w:id="156" w:author="Ben White" w:date="2017-11-07T12:10:00Z"/>
          <w:rFonts w:eastAsia="Times New Roman" w:cs="Times New Roman"/>
          <w:szCs w:val="24"/>
          <w:lang w:eastAsia="en-AU"/>
        </w:rPr>
      </w:pPr>
      <w:del w:id="157" w:author="Ben White" w:date="2017-11-07T12:10:00Z">
        <w:r w:rsidDel="00CE023A">
          <w:rPr>
            <w:rFonts w:eastAsia="Times New Roman" w:cs="Times New Roman"/>
            <w:szCs w:val="24"/>
            <w:lang w:eastAsia="en-AU"/>
          </w:rPr>
          <w:br/>
        </w:r>
        <w:r w:rsidR="0026114A" w:rsidDel="00CE023A">
          <w:rPr>
            <w:rFonts w:eastAsia="Times New Roman" w:cs="Times New Roman"/>
            <w:szCs w:val="24"/>
            <w:lang w:eastAsia="en-AU"/>
          </w:rPr>
          <w:delText xml:space="preserve">Given the results I had got from doing tests of </w:delText>
        </w:r>
        <w:r w:rsidR="0026114A" w:rsidDel="00CE023A">
          <w:rPr>
            <w:rFonts w:eastAsia="Times New Roman" w:cs="Times New Roman"/>
            <w:b/>
            <w:szCs w:val="24"/>
            <w:lang w:eastAsia="en-AU"/>
          </w:rPr>
          <w:delText>PC</w:delText>
        </w:r>
        <w:r w:rsidR="0026114A" w:rsidDel="00CE023A">
          <w:rPr>
            <w:rFonts w:eastAsia="Times New Roman" w:cs="Times New Roman"/>
            <w:szCs w:val="24"/>
            <w:lang w:eastAsia="en-AU"/>
          </w:rPr>
          <w:delText xml:space="preserve"> at 40% and 50% with a </w:delText>
        </w:r>
        <w:r w:rsidR="0026114A" w:rsidDel="00CE023A">
          <w:rPr>
            <w:rFonts w:eastAsia="Times New Roman" w:cs="Times New Roman"/>
            <w:b/>
            <w:szCs w:val="24"/>
            <w:lang w:eastAsia="en-AU"/>
          </w:rPr>
          <w:delText xml:space="preserve">MP </w:delText>
        </w:r>
        <w:r w:rsidR="0026114A" w:rsidDel="00CE023A">
          <w:rPr>
            <w:rFonts w:eastAsia="Times New Roman" w:cs="Times New Roman"/>
            <w:szCs w:val="24"/>
            <w:lang w:eastAsia="en-AU"/>
          </w:rPr>
          <w:delText xml:space="preserve">of $15, I decided to try different values that would most likely make the game too easy. Thus, I decided to try a </w:delText>
        </w:r>
        <w:r w:rsidR="0026114A" w:rsidDel="00CE023A">
          <w:rPr>
            <w:rFonts w:eastAsia="Times New Roman" w:cs="Times New Roman"/>
            <w:b/>
            <w:szCs w:val="24"/>
            <w:lang w:eastAsia="en-AU"/>
          </w:rPr>
          <w:delText>MP</w:delText>
        </w:r>
        <w:r w:rsidR="0026114A" w:rsidDel="00CE023A">
          <w:rPr>
            <w:rFonts w:eastAsia="Times New Roman" w:cs="Times New Roman"/>
            <w:szCs w:val="24"/>
            <w:lang w:eastAsia="en-AU"/>
          </w:rPr>
          <w:delText xml:space="preserve"> of $10 and a </w:delText>
        </w:r>
        <w:r w:rsidR="0026114A" w:rsidDel="00CE023A">
          <w:rPr>
            <w:rFonts w:eastAsia="Times New Roman" w:cs="Times New Roman"/>
            <w:b/>
            <w:szCs w:val="24"/>
            <w:lang w:eastAsia="en-AU"/>
          </w:rPr>
          <w:delText>PC</w:delText>
        </w:r>
        <w:r w:rsidR="0026114A" w:rsidDel="00CE023A">
          <w:rPr>
            <w:rFonts w:eastAsia="Times New Roman" w:cs="Times New Roman"/>
            <w:szCs w:val="24"/>
            <w:lang w:eastAsia="en-AU"/>
          </w:rPr>
          <w:delText xml:space="preserve"> of 70%. The lower </w:delText>
        </w:r>
        <w:r w:rsidR="0026114A" w:rsidDel="00CE023A">
          <w:rPr>
            <w:rFonts w:eastAsia="Times New Roman" w:cs="Times New Roman"/>
            <w:b/>
            <w:szCs w:val="24"/>
            <w:lang w:eastAsia="en-AU"/>
          </w:rPr>
          <w:delText>MP</w:delText>
        </w:r>
        <w:r w:rsidR="0026114A" w:rsidDel="00CE023A">
          <w:rPr>
            <w:rFonts w:eastAsia="Times New Roman" w:cs="Times New Roman"/>
            <w:szCs w:val="24"/>
            <w:lang w:eastAsia="en-AU"/>
          </w:rPr>
          <w:delText xml:space="preserve"> would ensure that players gained more revenue when no outbreak occurred; this lowers the difficulty of the game and affects all the functions as said in How an Outbreak is Determined. The rise of </w:delText>
        </w:r>
        <w:r w:rsidR="0026114A" w:rsidDel="00CE023A">
          <w:rPr>
            <w:rFonts w:eastAsia="Times New Roman" w:cs="Times New Roman"/>
            <w:b/>
            <w:szCs w:val="24"/>
            <w:lang w:eastAsia="en-AU"/>
          </w:rPr>
          <w:delText xml:space="preserve">PC </w:delText>
        </w:r>
        <w:r w:rsidR="0026114A" w:rsidDel="00CE023A">
          <w:rPr>
            <w:rFonts w:eastAsia="Times New Roman" w:cs="Times New Roman"/>
            <w:szCs w:val="24"/>
            <w:lang w:eastAsia="en-AU"/>
          </w:rPr>
          <w:delText>up to 70% also lowers the difficulty of the game as the lowest possible chance of no outbreak was 0.7</w:delText>
        </w:r>
        <w:r w:rsidR="0026114A" w:rsidRPr="0026114A" w:rsidDel="00CE023A">
          <w:rPr>
            <w:rFonts w:eastAsia="Times New Roman" w:cs="Times New Roman"/>
            <w:szCs w:val="24"/>
            <w:vertAlign w:val="superscript"/>
            <w:lang w:eastAsia="en-AU"/>
          </w:rPr>
          <w:delText>4</w:delText>
        </w:r>
        <w:r w:rsidR="0026114A" w:rsidDel="00CE023A">
          <w:rPr>
            <w:rFonts w:eastAsia="Times New Roman" w:cs="Times New Roman"/>
            <w:szCs w:val="24"/>
            <w:lang w:eastAsia="en-AU"/>
          </w:rPr>
          <w:delText xml:space="preserve"> = 0.2401, or in percentage 24.01%. The combination of these together would ensure that the game was less difficult and more rewarding, while being less harsh when there was an outbreak.</w:delText>
        </w:r>
        <w:r w:rsidR="008957F7" w:rsidDel="00CE023A">
          <w:rPr>
            <w:rFonts w:eastAsia="Times New Roman" w:cs="Times New Roman"/>
            <w:szCs w:val="24"/>
            <w:lang w:eastAsia="en-AU"/>
          </w:rPr>
          <w:delText xml:space="preserve"> The results I got from this test reflected my initial thoughts, however, I did not realise how easy it would make the game. Players could let chance decide the amount of protection compared with strategically always doing 50% </w:delText>
        </w:r>
        <w:r w:rsidR="008957F7" w:rsidDel="00CE023A">
          <w:rPr>
            <w:rFonts w:eastAsia="Times New Roman" w:cs="Times New Roman"/>
            <w:b/>
            <w:szCs w:val="24"/>
            <w:lang w:eastAsia="en-AU"/>
          </w:rPr>
          <w:delText xml:space="preserve">MP </w:delText>
        </w:r>
        <w:r w:rsidR="008957F7" w:rsidDel="00CE023A">
          <w:rPr>
            <w:rFonts w:eastAsia="Times New Roman" w:cs="Times New Roman"/>
            <w:szCs w:val="24"/>
            <w:lang w:eastAsia="en-AU"/>
          </w:rPr>
          <w:delText xml:space="preserve">($5), and players letting chance decide their actions either did the same as or better than those would always did 50% of </w:delText>
        </w:r>
        <w:r w:rsidR="008957F7" w:rsidDel="00CE023A">
          <w:rPr>
            <w:rFonts w:eastAsia="Times New Roman" w:cs="Times New Roman"/>
            <w:b/>
            <w:szCs w:val="24"/>
            <w:lang w:eastAsia="en-AU"/>
          </w:rPr>
          <w:delText>MP</w:delText>
        </w:r>
        <w:r w:rsidR="008957F7" w:rsidDel="00CE023A">
          <w:rPr>
            <w:rFonts w:eastAsia="Times New Roman" w:cs="Times New Roman"/>
            <w:szCs w:val="24"/>
            <w:lang w:eastAsia="en-AU"/>
          </w:rPr>
          <w:delText xml:space="preserve">. A </w:delText>
        </w:r>
        <w:r w:rsidR="008957F7" w:rsidDel="00CE023A">
          <w:rPr>
            <w:rFonts w:eastAsia="Times New Roman" w:cs="Times New Roman"/>
            <w:b/>
            <w:szCs w:val="24"/>
            <w:lang w:eastAsia="en-AU"/>
          </w:rPr>
          <w:delText>PC</w:delText>
        </w:r>
        <w:r w:rsidR="008957F7" w:rsidDel="00CE023A">
          <w:rPr>
            <w:rFonts w:eastAsia="Times New Roman" w:cs="Times New Roman"/>
            <w:szCs w:val="24"/>
            <w:lang w:eastAsia="en-AU"/>
          </w:rPr>
          <w:delText xml:space="preserve"> of 70% is just as bad as the game being too difficult. At this point I could conclude that a </w:delText>
        </w:r>
        <w:r w:rsidR="008957F7" w:rsidDel="00CE023A">
          <w:rPr>
            <w:rFonts w:eastAsia="Times New Roman" w:cs="Times New Roman"/>
            <w:b/>
            <w:szCs w:val="24"/>
            <w:lang w:eastAsia="en-AU"/>
          </w:rPr>
          <w:delText>PC</w:delText>
        </w:r>
        <w:r w:rsidR="008957F7" w:rsidDel="00CE023A">
          <w:rPr>
            <w:rFonts w:eastAsia="Times New Roman" w:cs="Times New Roman"/>
            <w:szCs w:val="24"/>
            <w:lang w:eastAsia="en-AU"/>
          </w:rPr>
          <w:delText xml:space="preserve"> of 40%, 50% and 70% didn’t meet the requirements as any one of this percentages would inevitably lead to players being disengaged from the game, resulting in the data being useless for study. </w:delText>
        </w:r>
      </w:del>
    </w:p>
    <w:p w:rsidR="008957F7" w:rsidDel="00CE023A" w:rsidRDefault="008957F7" w:rsidP="00E94275">
      <w:pPr>
        <w:spacing w:after="0" w:line="240" w:lineRule="auto"/>
        <w:jc w:val="both"/>
        <w:rPr>
          <w:del w:id="158" w:author="Ben White" w:date="2017-11-07T12:10:00Z"/>
          <w:rFonts w:eastAsia="Times New Roman" w:cs="Times New Roman"/>
          <w:szCs w:val="24"/>
          <w:lang w:eastAsia="en-AU"/>
        </w:rPr>
      </w:pPr>
    </w:p>
    <w:p w:rsidR="001F5CCF" w:rsidDel="00CE023A" w:rsidRDefault="008957F7" w:rsidP="00E94275">
      <w:pPr>
        <w:spacing w:after="0" w:line="240" w:lineRule="auto"/>
        <w:jc w:val="both"/>
        <w:rPr>
          <w:del w:id="159" w:author="Ben White" w:date="2017-11-07T12:10:00Z"/>
          <w:rFonts w:eastAsia="Times New Roman" w:cs="Times New Roman"/>
          <w:szCs w:val="24"/>
          <w:lang w:eastAsia="en-AU"/>
        </w:rPr>
      </w:pPr>
      <w:del w:id="160" w:author="Ben White" w:date="2017-11-07T12:10:00Z">
        <w:r w:rsidDel="00CE023A">
          <w:rPr>
            <w:rFonts w:eastAsia="Times New Roman" w:cs="Times New Roman"/>
            <w:szCs w:val="24"/>
            <w:lang w:eastAsia="en-AU"/>
          </w:rPr>
          <w:delText xml:space="preserve">This lead onto my final test, leaving the </w:delText>
        </w:r>
        <w:r w:rsidDel="00CE023A">
          <w:rPr>
            <w:rFonts w:eastAsia="Times New Roman" w:cs="Times New Roman"/>
            <w:b/>
            <w:szCs w:val="24"/>
            <w:lang w:eastAsia="en-AU"/>
          </w:rPr>
          <w:delText xml:space="preserve">MP </w:delText>
        </w:r>
        <w:r w:rsidDel="00CE023A">
          <w:rPr>
            <w:rFonts w:eastAsia="Times New Roman" w:cs="Times New Roman"/>
            <w:szCs w:val="24"/>
            <w:lang w:eastAsia="en-AU"/>
          </w:rPr>
          <w:delText xml:space="preserve">at $10, I changed the </w:delText>
        </w:r>
        <w:r w:rsidDel="00CE023A">
          <w:rPr>
            <w:rFonts w:eastAsia="Times New Roman" w:cs="Times New Roman"/>
            <w:b/>
            <w:szCs w:val="24"/>
            <w:lang w:eastAsia="en-AU"/>
          </w:rPr>
          <w:delText xml:space="preserve">PC </w:delText>
        </w:r>
        <w:r w:rsidDel="00CE023A">
          <w:rPr>
            <w:rFonts w:eastAsia="Times New Roman" w:cs="Times New Roman"/>
            <w:szCs w:val="24"/>
            <w:lang w:eastAsia="en-AU"/>
          </w:rPr>
          <w:delText xml:space="preserve">to 60%, </w:delText>
        </w:r>
        <w:r w:rsidR="008D3D07" w:rsidDel="00CE023A">
          <w:rPr>
            <w:rFonts w:eastAsia="Times New Roman" w:cs="Times New Roman"/>
            <w:szCs w:val="24"/>
            <w:lang w:eastAsia="en-AU"/>
          </w:rPr>
          <w:delText>this reduced the minimum probability of no outbreak to 12.96% (0.6</w:delText>
        </w:r>
        <w:r w:rsidR="008D3D07" w:rsidDel="00CE023A">
          <w:rPr>
            <w:rFonts w:eastAsia="Times New Roman" w:cs="Times New Roman"/>
            <w:szCs w:val="24"/>
            <w:vertAlign w:val="superscript"/>
            <w:lang w:eastAsia="en-AU"/>
          </w:rPr>
          <w:delText xml:space="preserve">4 </w:delText>
        </w:r>
        <w:r w:rsidR="008D3D07" w:rsidDel="00CE023A">
          <w:rPr>
            <w:rFonts w:eastAsia="Times New Roman" w:cs="Times New Roman"/>
            <w:szCs w:val="24"/>
            <w:lang w:eastAsia="en-AU"/>
          </w:rPr>
          <w:delText xml:space="preserve">x 100). The results of this configuration of </w:delText>
        </w:r>
        <w:r w:rsidR="008D3D07" w:rsidDel="00CE023A">
          <w:rPr>
            <w:rFonts w:eastAsia="Times New Roman" w:cs="Times New Roman"/>
            <w:b/>
            <w:szCs w:val="24"/>
            <w:lang w:eastAsia="en-AU"/>
          </w:rPr>
          <w:delText xml:space="preserve">MP </w:delText>
        </w:r>
        <w:r w:rsidR="008D3D07" w:rsidDel="00CE023A">
          <w:rPr>
            <w:rFonts w:eastAsia="Times New Roman" w:cs="Times New Roman"/>
            <w:szCs w:val="24"/>
            <w:lang w:eastAsia="en-AU"/>
          </w:rPr>
          <w:delText xml:space="preserve">and </w:delText>
        </w:r>
        <w:r w:rsidR="008D3D07" w:rsidDel="00CE023A">
          <w:rPr>
            <w:rFonts w:eastAsia="Times New Roman" w:cs="Times New Roman"/>
            <w:b/>
            <w:szCs w:val="24"/>
            <w:lang w:eastAsia="en-AU"/>
          </w:rPr>
          <w:delText>PC</w:delText>
        </w:r>
        <w:r w:rsidR="008D3D07" w:rsidDel="00CE023A">
          <w:rPr>
            <w:rFonts w:eastAsia="Times New Roman" w:cs="Times New Roman"/>
            <w:szCs w:val="24"/>
            <w:lang w:eastAsia="en-AU"/>
          </w:rPr>
          <w:delText xml:space="preserve"> met the requirements for the game’s frequency of outbreaks and the resulting player’s funds. In this configuration, players were rewarded for cooperating, as players provided more protection, the frequency of outbreaks reduced. Inversely, when players were uncooperative, players suffered with a higher frequency of outbreaks and lower funds, with losses rarely going below $0 at the end of the game. During this test, I also observed times when players constantly doing $0 or 60% chance that they’re not the source of the outbreak, that players could still end the game with a positive result, some as high as $50.  </w:delText>
        </w:r>
        <w:r w:rsidR="00E94275" w:rsidDel="00CE023A">
          <w:rPr>
            <w:rFonts w:eastAsia="Times New Roman" w:cs="Times New Roman"/>
            <w:szCs w:val="24"/>
            <w:lang w:eastAsia="en-AU"/>
          </w:rPr>
          <w:delText xml:space="preserve">The same was at the other end with 75% of </w:delText>
        </w:r>
        <w:r w:rsidR="00E94275" w:rsidDel="00CE023A">
          <w:rPr>
            <w:rFonts w:eastAsia="Times New Roman" w:cs="Times New Roman"/>
            <w:b/>
            <w:szCs w:val="24"/>
            <w:lang w:eastAsia="en-AU"/>
          </w:rPr>
          <w:delText>MP</w:delText>
        </w:r>
        <w:r w:rsidR="00E94275" w:rsidDel="00CE023A">
          <w:rPr>
            <w:rFonts w:eastAsia="Times New Roman" w:cs="Times New Roman"/>
            <w:szCs w:val="24"/>
            <w:lang w:eastAsia="en-AU"/>
          </w:rPr>
          <w:delText xml:space="preserve">, players could get unlucky and end the game bankrupt, but such occurrences were rare. </w:delText>
        </w:r>
      </w:del>
    </w:p>
    <w:p w:rsidR="00E94275" w:rsidRDefault="00E94275" w:rsidP="00E94275">
      <w:pPr>
        <w:spacing w:after="0" w:line="240" w:lineRule="auto"/>
        <w:jc w:val="both"/>
        <w:rPr>
          <w:rFonts w:eastAsia="Times New Roman" w:cs="Times New Roman"/>
          <w:szCs w:val="24"/>
          <w:lang w:eastAsia="en-AU"/>
        </w:rPr>
      </w:pPr>
    </w:p>
    <w:p w:rsidR="00EE0314" w:rsidRDefault="00E94275"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To conclude, the final configuration chosen for </w:t>
      </w:r>
      <w:r>
        <w:rPr>
          <w:rFonts w:eastAsia="Times New Roman" w:cs="Times New Roman"/>
          <w:b/>
          <w:szCs w:val="24"/>
          <w:lang w:eastAsia="en-AU"/>
        </w:rPr>
        <w:t xml:space="preserve">MP </w:t>
      </w:r>
      <w:r>
        <w:rPr>
          <w:rFonts w:eastAsia="Times New Roman" w:cs="Times New Roman"/>
          <w:szCs w:val="24"/>
          <w:lang w:eastAsia="en-AU"/>
        </w:rPr>
        <w:t xml:space="preserve">and </w:t>
      </w:r>
      <w:r>
        <w:rPr>
          <w:rFonts w:eastAsia="Times New Roman" w:cs="Times New Roman"/>
          <w:b/>
          <w:szCs w:val="24"/>
          <w:lang w:eastAsia="en-AU"/>
        </w:rPr>
        <w:t>PC</w:t>
      </w:r>
      <w:r>
        <w:rPr>
          <w:rFonts w:eastAsia="Times New Roman" w:cs="Times New Roman"/>
          <w:szCs w:val="24"/>
          <w:lang w:eastAsia="en-AU"/>
        </w:rPr>
        <w:t xml:space="preserve"> were $10 and 60% respectively, the averages and modes indicate that with players who cooperate will </w:t>
      </w:r>
      <w:r>
        <w:rPr>
          <w:rFonts w:eastAsia="Times New Roman" w:cs="Times New Roman"/>
          <w:i/>
          <w:szCs w:val="24"/>
          <w:lang w:eastAsia="en-AU"/>
        </w:rPr>
        <w:t>most likely</w:t>
      </w:r>
      <w:r>
        <w:rPr>
          <w:rFonts w:eastAsia="Times New Roman" w:cs="Times New Roman"/>
          <w:szCs w:val="24"/>
          <w:lang w:eastAsia="en-AU"/>
        </w:rPr>
        <w:t xml:space="preserve"> be rewarded and players who are uncooperative will </w:t>
      </w:r>
      <w:r>
        <w:rPr>
          <w:rFonts w:eastAsia="Times New Roman" w:cs="Times New Roman"/>
          <w:i/>
          <w:szCs w:val="24"/>
          <w:lang w:eastAsia="en-AU"/>
        </w:rPr>
        <w:t xml:space="preserve">most likely </w:t>
      </w:r>
      <w:r>
        <w:rPr>
          <w:rFonts w:eastAsia="Times New Roman" w:cs="Times New Roman"/>
          <w:szCs w:val="24"/>
          <w:lang w:eastAsia="en-AU"/>
        </w:rPr>
        <w:t>suffer. With this configuration, we can rely on the data to reflect the player’s actions and their thought processes behind those actions.</w:t>
      </w:r>
    </w:p>
    <w:p w:rsidR="00EE0314" w:rsidRDefault="00EE0314">
      <w:pPr>
        <w:rPr>
          <w:rFonts w:eastAsia="Times New Roman" w:cs="Times New Roman"/>
          <w:szCs w:val="24"/>
          <w:lang w:eastAsia="en-AU"/>
        </w:rPr>
      </w:pPr>
      <w:r>
        <w:rPr>
          <w:rFonts w:eastAsia="Times New Roman" w:cs="Times New Roman"/>
          <w:szCs w:val="24"/>
          <w:lang w:eastAsia="en-AU"/>
        </w:rPr>
        <w:br w:type="page"/>
      </w:r>
    </w:p>
    <w:p w:rsidR="003C0C63" w:rsidRPr="00F26B4F" w:rsidRDefault="00AB75CD" w:rsidP="00F26B4F">
      <w:pPr>
        <w:pStyle w:val="Heading2"/>
        <w:rPr>
          <w:bCs w:val="0"/>
          <w:color w:val="000000"/>
          <w:u w:val="single"/>
        </w:rPr>
      </w:pPr>
      <w:bookmarkStart w:id="161" w:name="Test_B"/>
      <w:bookmarkStart w:id="162" w:name="_Test_2_–"/>
      <w:bookmarkStart w:id="163" w:name="_Toc481344794"/>
      <w:bookmarkEnd w:id="161"/>
      <w:bookmarkEnd w:id="162"/>
      <w:r w:rsidRPr="00F26B4F">
        <w:rPr>
          <w:bCs w:val="0"/>
          <w:color w:val="000000"/>
          <w:u w:val="single"/>
        </w:rPr>
        <w:t>Test 2 – Automated Command Line Testing</w:t>
      </w:r>
      <w:bookmarkEnd w:id="163"/>
    </w:p>
    <w:p w:rsidR="003C0C63" w:rsidRDefault="00EE0314" w:rsidP="00466015">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The purpose of this test is to verify that the logic of the game is stable and not capable of failure. To do this, tests are performed within a terminal which go through the scenarios as mentioned in </w:t>
      </w:r>
      <w:hyperlink w:anchor="_Automated_Testing" w:history="1">
        <w:r w:rsidRPr="006532B6">
          <w:rPr>
            <w:rStyle w:val="Hyperlink"/>
            <w:rFonts w:eastAsia="Times New Roman" w:cs="Times New Roman"/>
            <w:szCs w:val="24"/>
            <w:shd w:val="clear" w:color="auto" w:fill="FFFFFF"/>
            <w:lang w:eastAsia="en-AU"/>
          </w:rPr>
          <w:t>Automated Testing</w:t>
        </w:r>
      </w:hyperlink>
      <w:r>
        <w:rPr>
          <w:rFonts w:eastAsia="Times New Roman" w:cs="Times New Roman"/>
          <w:color w:val="000000"/>
          <w:szCs w:val="24"/>
          <w:shd w:val="clear" w:color="auto" w:fill="FFFFFF"/>
          <w:lang w:eastAsia="en-AU"/>
        </w:rPr>
        <w:t>. To pass the test the game must be able to complete tests for all the different configurations of the biosecurity game. A test is complete when you observe the following inside a terminal:</w:t>
      </w:r>
    </w:p>
    <w:p w:rsidR="00EE0314" w:rsidRDefault="00EE0314" w:rsidP="003C0C63">
      <w:pPr>
        <w:spacing w:after="0" w:line="240" w:lineRule="auto"/>
        <w:rPr>
          <w:rFonts w:eastAsia="Times New Roman" w:cs="Times New Roman"/>
          <w:color w:val="000000"/>
          <w:szCs w:val="24"/>
          <w:shd w:val="clear" w:color="auto" w:fill="FFFFFF"/>
          <w:lang w:eastAsia="en-AU"/>
        </w:rPr>
      </w:pPr>
    </w:p>
    <w:p w:rsidR="00EE0314" w:rsidRDefault="00EE0314" w:rsidP="003C0C63">
      <w:pPr>
        <w:spacing w:after="0" w:line="240" w:lineRule="auto"/>
        <w:rPr>
          <w:rFonts w:eastAsia="Times New Roman" w:cs="Times New Roman"/>
          <w:color w:val="000000"/>
          <w:szCs w:val="24"/>
          <w:shd w:val="clear" w:color="auto" w:fill="FFFFFF"/>
          <w:lang w:eastAsia="en-AU"/>
        </w:rPr>
      </w:pPr>
      <w:r>
        <w:rPr>
          <w:noProof/>
          <w:lang w:eastAsia="en-AU"/>
        </w:rPr>
        <w:drawing>
          <wp:inline distT="0" distB="0" distL="0" distR="0" wp14:anchorId="05439E89" wp14:editId="0E25A25F">
            <wp:extent cx="5593080" cy="609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7567" r="2416" b="4073"/>
                    <a:stretch/>
                  </pic:blipFill>
                  <pic:spPr bwMode="auto">
                    <a:xfrm>
                      <a:off x="0" y="0"/>
                      <a:ext cx="5593080" cy="609600"/>
                    </a:xfrm>
                    <a:prstGeom prst="rect">
                      <a:avLst/>
                    </a:prstGeom>
                    <a:ln>
                      <a:noFill/>
                    </a:ln>
                    <a:extLst>
                      <a:ext uri="{53640926-AAD7-44D8-BBD7-CCE9431645EC}">
                        <a14:shadowObscured xmlns:a14="http://schemas.microsoft.com/office/drawing/2010/main"/>
                      </a:ext>
                    </a:extLst>
                  </pic:spPr>
                </pic:pic>
              </a:graphicData>
            </a:graphic>
          </wp:inline>
        </w:drawing>
      </w:r>
    </w:p>
    <w:p w:rsidR="00EE0314" w:rsidRDefault="00EE0314" w:rsidP="003C0C63">
      <w:pPr>
        <w:spacing w:after="0" w:line="240" w:lineRule="auto"/>
        <w:rPr>
          <w:rFonts w:eastAsia="Times New Roman" w:cs="Times New Roman"/>
          <w:color w:val="000000"/>
          <w:szCs w:val="24"/>
          <w:shd w:val="clear" w:color="auto" w:fill="FFFFFF"/>
          <w:lang w:eastAsia="en-AU"/>
        </w:rPr>
      </w:pPr>
    </w:p>
    <w:p w:rsidR="00EE0314" w:rsidRPr="00AB75CD" w:rsidRDefault="00EE0314" w:rsidP="003C0C63">
      <w:pPr>
        <w:spacing w:after="0" w:line="240" w:lineRule="auto"/>
        <w:rPr>
          <w:rFonts w:eastAsia="Times New Roman" w:cs="Times New Roman"/>
          <w:szCs w:val="24"/>
          <w:lang w:eastAsia="en-AU"/>
        </w:rPr>
      </w:pPr>
    </w:p>
    <w:p w:rsidR="003C0C63" w:rsidRPr="00F26B4F" w:rsidRDefault="003C0C63" w:rsidP="00F26B4F">
      <w:pPr>
        <w:pStyle w:val="Heading3"/>
        <w:rPr>
          <w:bCs w:val="0"/>
          <w:color w:val="000000"/>
          <w:u w:val="single"/>
        </w:rPr>
      </w:pPr>
      <w:bookmarkStart w:id="164" w:name="_Toc481344795"/>
      <w:r w:rsidRPr="00F26B4F">
        <w:rPr>
          <w:bCs w:val="0"/>
          <w:color w:val="000000"/>
          <w:u w:val="single"/>
        </w:rPr>
        <w:t>Test Specification</w:t>
      </w:r>
      <w:bookmarkEnd w:id="164"/>
    </w:p>
    <w:p w:rsidR="00EE0314" w:rsidRDefault="006532B6" w:rsidP="00EE0314">
      <w:pPr>
        <w:rPr>
          <w:lang w:eastAsia="en-AU"/>
        </w:rPr>
      </w:pPr>
      <w:r>
        <w:rPr>
          <w:lang w:eastAsia="en-AU"/>
        </w:rPr>
        <w:t>To</w:t>
      </w:r>
      <w:r w:rsidR="00EE0314">
        <w:rPr>
          <w:lang w:eastAsia="en-AU"/>
        </w:rPr>
        <w:t xml:space="preserve"> complete the test and ensure the logic of the game is working, you must have a computer that has the following installed:</w:t>
      </w:r>
    </w:p>
    <w:p w:rsidR="00EE0314" w:rsidRDefault="006A2716" w:rsidP="00EE0314">
      <w:pPr>
        <w:rPr>
          <w:lang w:eastAsia="en-AU"/>
        </w:rPr>
      </w:pPr>
      <w:r>
        <w:rPr>
          <w:lang w:eastAsia="en-AU"/>
        </w:rPr>
        <w:t>oTree 1.2.8</w:t>
      </w:r>
      <w:r w:rsidR="00EE0314">
        <w:rPr>
          <w:lang w:eastAsia="en-AU"/>
        </w:rPr>
        <w:t xml:space="preserve"> (or above)</w:t>
      </w:r>
      <w:r w:rsidR="00EE0314">
        <w:rPr>
          <w:lang w:eastAsia="en-AU"/>
        </w:rPr>
        <w:br/>
        <w:t>Postgres 9.6.1 (or above)</w:t>
      </w:r>
      <w:r w:rsidR="00EE0314">
        <w:rPr>
          <w:lang w:eastAsia="en-AU"/>
        </w:rPr>
        <w:br/>
        <w:t>otreechat (latest version)</w:t>
      </w:r>
      <w:r w:rsidR="00EE0314">
        <w:rPr>
          <w:lang w:eastAsia="en-AU"/>
        </w:rPr>
        <w:br/>
        <w:t>psycopg2 (latest version)</w:t>
      </w:r>
      <w:r w:rsidR="00EE0314">
        <w:rPr>
          <w:lang w:eastAsia="en-AU"/>
        </w:rPr>
        <w:br/>
        <w:t>Python 3.6 (or above)</w:t>
      </w:r>
    </w:p>
    <w:p w:rsidR="006532B6" w:rsidRDefault="006532B6" w:rsidP="00466015">
      <w:pPr>
        <w:jc w:val="both"/>
        <w:rPr>
          <w:lang w:eastAsia="en-AU"/>
        </w:rPr>
      </w:pPr>
      <w:r>
        <w:rPr>
          <w:lang w:eastAsia="en-AU"/>
        </w:rPr>
        <w:t xml:space="preserve">The operating system </w:t>
      </w:r>
      <w:del w:id="165" w:author="Ben White" w:date="2017-11-07T12:17:00Z">
        <w:r w:rsidRPr="006951A9" w:rsidDel="006951A9">
          <w:rPr>
            <w:lang w:eastAsia="en-AU"/>
            <w:rPrChange w:id="166" w:author="Ben White" w:date="2017-11-07T12:17:00Z">
              <w:rPr>
                <w:i/>
                <w:lang w:eastAsia="en-AU"/>
              </w:rPr>
            </w:rPrChange>
          </w:rPr>
          <w:delText>shouldn’t</w:delText>
        </w:r>
        <w:r w:rsidRPr="006951A9" w:rsidDel="006951A9">
          <w:rPr>
            <w:lang w:eastAsia="en-AU"/>
            <w:rPrChange w:id="167" w:author="Ben White" w:date="2017-11-07T12:17:00Z">
              <w:rPr>
                <w:lang w:eastAsia="en-AU"/>
              </w:rPr>
            </w:rPrChange>
          </w:rPr>
          <w:delText xml:space="preserve"> </w:delText>
        </w:r>
      </w:del>
      <w:ins w:id="168" w:author="Ben White" w:date="2017-11-07T12:17:00Z">
        <w:r w:rsidR="006951A9" w:rsidRPr="006951A9">
          <w:rPr>
            <w:lang w:eastAsia="en-AU"/>
            <w:rPrChange w:id="169" w:author="Ben White" w:date="2017-11-07T12:17:00Z">
              <w:rPr>
                <w:i/>
                <w:lang w:eastAsia="en-AU"/>
              </w:rPr>
            </w:rPrChange>
          </w:rPr>
          <w:t>should not</w:t>
        </w:r>
        <w:r w:rsidR="006951A9">
          <w:rPr>
            <w:i/>
            <w:lang w:eastAsia="en-AU"/>
          </w:rPr>
          <w:t xml:space="preserve"> </w:t>
        </w:r>
      </w:ins>
      <w:r>
        <w:rPr>
          <w:lang w:eastAsia="en-AU"/>
        </w:rPr>
        <w:t xml:space="preserve">matter as Python and oTree do not have issues with compatibility across operating systems. Also ensure that you have followed the instructions as per </w:t>
      </w:r>
      <w:hyperlink w:anchor="_oTree_Tags" w:history="1">
        <w:r w:rsidRPr="006532B6">
          <w:rPr>
            <w:rStyle w:val="Hyperlink"/>
            <w:lang w:eastAsia="en-AU"/>
          </w:rPr>
          <w:t>oTree Tags</w:t>
        </w:r>
      </w:hyperlink>
      <w:r>
        <w:rPr>
          <w:lang w:eastAsia="en-AU"/>
        </w:rPr>
        <w:t>.</w:t>
      </w:r>
    </w:p>
    <w:p w:rsidR="006532B6" w:rsidRPr="00AB75CD" w:rsidRDefault="006532B6" w:rsidP="00466015">
      <w:pPr>
        <w:jc w:val="both"/>
        <w:rPr>
          <w:lang w:eastAsia="en-AU"/>
        </w:rPr>
      </w:pPr>
      <w:r>
        <w:rPr>
          <w:lang w:eastAsia="en-AU"/>
        </w:rPr>
        <w:t xml:space="preserve">Upon the completion of this test, every single function and class written inside the program will have been tested multiple times, including the test code itself. The only requirement of this test is that it </w:t>
      </w:r>
      <w:r w:rsidRPr="006532B6">
        <w:rPr>
          <w:b/>
          <w:lang w:eastAsia="en-AU"/>
        </w:rPr>
        <w:t>must</w:t>
      </w:r>
      <w:r>
        <w:rPr>
          <w:lang w:eastAsia="en-AU"/>
        </w:rPr>
        <w:t xml:space="preserve"> complete every test.</w:t>
      </w:r>
    </w:p>
    <w:p w:rsidR="00C578DA" w:rsidRPr="00F26B4F" w:rsidRDefault="003C0C63" w:rsidP="00F26B4F">
      <w:pPr>
        <w:pStyle w:val="Heading3"/>
        <w:rPr>
          <w:bCs w:val="0"/>
          <w:color w:val="000000"/>
          <w:u w:val="single"/>
        </w:rPr>
      </w:pPr>
      <w:bookmarkStart w:id="170" w:name="_Toc481344796"/>
      <w:r w:rsidRPr="00F26B4F">
        <w:rPr>
          <w:bCs w:val="0"/>
          <w:color w:val="000000"/>
          <w:u w:val="single"/>
        </w:rPr>
        <w:t>Test Description</w:t>
      </w:r>
      <w:bookmarkEnd w:id="170"/>
      <w:r w:rsidR="00C578DA" w:rsidRPr="00F26B4F">
        <w:rPr>
          <w:bCs w:val="0"/>
          <w:color w:val="000000"/>
          <w:u w:val="single"/>
        </w:rPr>
        <w:t xml:space="preserve"> </w:t>
      </w:r>
    </w:p>
    <w:p w:rsidR="00C578DA" w:rsidRDefault="00C578DA" w:rsidP="00C578DA">
      <w:pPr>
        <w:rPr>
          <w:lang w:eastAsia="en-AU"/>
        </w:rPr>
      </w:pPr>
      <w:r>
        <w:rPr>
          <w:lang w:eastAsia="en-AU"/>
        </w:rPr>
        <w:t>The steps to perform the test are as follows:</w:t>
      </w:r>
    </w:p>
    <w:p w:rsidR="00C578DA" w:rsidRPr="00C578DA" w:rsidRDefault="00C578DA" w:rsidP="00C578DA">
      <w:pPr>
        <w:pStyle w:val="ListParagraph"/>
        <w:numPr>
          <w:ilvl w:val="0"/>
          <w:numId w:val="13"/>
        </w:numPr>
        <w:rPr>
          <w:b/>
          <w:u w:val="single"/>
          <w:lang w:eastAsia="en-AU"/>
        </w:rPr>
      </w:pPr>
      <w:r>
        <w:rPr>
          <w:lang w:eastAsia="en-AU"/>
        </w:rPr>
        <w:t>Have a clone of the repository.</w:t>
      </w:r>
    </w:p>
    <w:p w:rsidR="00C578DA" w:rsidRPr="00C578DA" w:rsidRDefault="00C578DA" w:rsidP="00C578DA">
      <w:pPr>
        <w:pStyle w:val="ListParagraph"/>
        <w:numPr>
          <w:ilvl w:val="0"/>
          <w:numId w:val="13"/>
        </w:numPr>
        <w:rPr>
          <w:b/>
          <w:u w:val="single"/>
          <w:lang w:eastAsia="en-AU"/>
        </w:rPr>
      </w:pPr>
      <w:r>
        <w:rPr>
          <w:lang w:eastAsia="en-AU"/>
        </w:rPr>
        <w:t>Inside a terminal and navigate to the directory where you stored the repository.</w:t>
      </w:r>
    </w:p>
    <w:p w:rsidR="00C578DA" w:rsidRPr="00C578DA" w:rsidRDefault="00C578DA" w:rsidP="00C578DA">
      <w:pPr>
        <w:pStyle w:val="ListParagraph"/>
        <w:numPr>
          <w:ilvl w:val="0"/>
          <w:numId w:val="13"/>
        </w:numPr>
        <w:rPr>
          <w:b/>
          <w:u w:val="single"/>
          <w:lang w:eastAsia="en-AU"/>
        </w:rPr>
      </w:pPr>
      <w:r>
        <w:rPr>
          <w:lang w:eastAsia="en-AU"/>
        </w:rPr>
        <w:t>Run the following command:</w:t>
      </w:r>
      <w:r>
        <w:rPr>
          <w:lang w:eastAsia="en-AU"/>
        </w:rPr>
        <w:br/>
      </w:r>
      <w:r w:rsidRPr="00C578DA">
        <w:rPr>
          <w:lang w:eastAsia="en-AU"/>
        </w:rPr>
        <w:t>otree test basic_biosecurity_game &gt; basic_biosecurity_game_cmd_test.txt</w:t>
      </w:r>
    </w:p>
    <w:p w:rsidR="00C578DA" w:rsidRPr="003C1486" w:rsidRDefault="00C578DA" w:rsidP="00C578DA">
      <w:pPr>
        <w:pStyle w:val="ListParagraph"/>
        <w:numPr>
          <w:ilvl w:val="0"/>
          <w:numId w:val="13"/>
        </w:numPr>
        <w:rPr>
          <w:b/>
          <w:u w:val="single"/>
          <w:lang w:eastAsia="en-AU"/>
        </w:rPr>
      </w:pPr>
      <w:r>
        <w:rPr>
          <w:lang w:eastAsia="en-AU"/>
        </w:rPr>
        <w:t>Once completed wait for the test to finish</w:t>
      </w:r>
      <w:r w:rsidR="003C1486">
        <w:rPr>
          <w:lang w:eastAsia="en-AU"/>
        </w:rPr>
        <w:t xml:space="preserve"> and ensure the text file was made (it doesn’t have to be a text file, you could export it a different way if you have knowhow)</w:t>
      </w:r>
    </w:p>
    <w:p w:rsidR="003C1486" w:rsidRDefault="003C1486" w:rsidP="003C1486">
      <w:pPr>
        <w:pStyle w:val="ListParagraph"/>
        <w:numPr>
          <w:ilvl w:val="0"/>
          <w:numId w:val="13"/>
        </w:numPr>
        <w:rPr>
          <w:lang w:eastAsia="en-AU"/>
        </w:rPr>
      </w:pPr>
      <w:r>
        <w:rPr>
          <w:lang w:eastAsia="en-AU"/>
        </w:rPr>
        <w:t>Now repeat 3) and 4) but with the following commands:</w:t>
      </w:r>
      <w:r>
        <w:rPr>
          <w:lang w:eastAsia="en-AU"/>
        </w:rPr>
        <w:br/>
        <w:t>otree test freeform_biosecurity_game &gt; freeform_biosecurity_game_cmd_test.txt</w:t>
      </w:r>
    </w:p>
    <w:p w:rsidR="003C1486" w:rsidRDefault="003C1486" w:rsidP="003C1486">
      <w:pPr>
        <w:pStyle w:val="ListParagraph"/>
        <w:rPr>
          <w:lang w:eastAsia="en-AU"/>
        </w:rPr>
      </w:pPr>
      <w:r>
        <w:rPr>
          <w:lang w:eastAsia="en-AU"/>
        </w:rPr>
        <w:t>otree test monitoring_biosecurity_game &gt; monitoring_biosecurity_game_cmd_test.txt</w:t>
      </w:r>
    </w:p>
    <w:p w:rsidR="003C1486" w:rsidRDefault="003C1486" w:rsidP="003C1486">
      <w:pPr>
        <w:pStyle w:val="ListParagraph"/>
        <w:rPr>
          <w:lang w:eastAsia="en-AU"/>
        </w:rPr>
      </w:pPr>
      <w:r>
        <w:rPr>
          <w:lang w:eastAsia="en-AU"/>
        </w:rPr>
        <w:t>otree test pledging_biosecurity_game &gt; pledging_biosecurity_game_cmd_test.txt</w:t>
      </w:r>
    </w:p>
    <w:p w:rsidR="003C1486" w:rsidRDefault="003C1486" w:rsidP="003C1486">
      <w:pPr>
        <w:pStyle w:val="ListParagraph"/>
        <w:rPr>
          <w:lang w:eastAsia="en-AU"/>
        </w:rPr>
      </w:pPr>
      <w:r>
        <w:rPr>
          <w:lang w:eastAsia="en-AU"/>
        </w:rPr>
        <w:t>otree test mon_pledging_biosecurity_game &gt; mon_pledging_biosecurity_game_cmd_test.txt</w:t>
      </w:r>
    </w:p>
    <w:p w:rsidR="003C1486" w:rsidRDefault="003C1486" w:rsidP="003C1486">
      <w:pPr>
        <w:pStyle w:val="ListParagraph"/>
        <w:rPr>
          <w:lang w:eastAsia="en-AU"/>
        </w:rPr>
      </w:pPr>
      <w:r>
        <w:rPr>
          <w:lang w:eastAsia="en-AU"/>
        </w:rPr>
        <w:t>otree test aop_biosecurity_game &gt; aop_biosecurity_game_cmd_test.txt</w:t>
      </w:r>
    </w:p>
    <w:p w:rsidR="003C1486" w:rsidRDefault="003C1486" w:rsidP="003C1486">
      <w:pPr>
        <w:pStyle w:val="ListParagraph"/>
        <w:ind w:right="-330"/>
        <w:rPr>
          <w:lang w:eastAsia="en-AU"/>
        </w:rPr>
      </w:pPr>
      <w:r>
        <w:rPr>
          <w:lang w:eastAsia="en-AU"/>
        </w:rPr>
        <w:t>otree test aoc_biosecurity_game &gt; aoc_biosecurity_game_cmd_test.txt</w:t>
      </w:r>
    </w:p>
    <w:p w:rsidR="003C1486" w:rsidRDefault="003C1486" w:rsidP="003C1486">
      <w:pPr>
        <w:ind w:right="-330"/>
        <w:rPr>
          <w:lang w:eastAsia="en-AU"/>
        </w:rPr>
      </w:pPr>
      <w:r>
        <w:rPr>
          <w:lang w:eastAsia="en-AU"/>
        </w:rPr>
        <w:t xml:space="preserve">Once you have completed these steps and assuming you received no errors in your testing, then the testing is complete. If the testing failed, then it will most likely </w:t>
      </w:r>
      <w:r w:rsidR="005F65FA">
        <w:rPr>
          <w:lang w:eastAsia="en-AU"/>
        </w:rPr>
        <w:t>be one of 3</w:t>
      </w:r>
      <w:r>
        <w:rPr>
          <w:lang w:eastAsia="en-AU"/>
        </w:rPr>
        <w:t xml:space="preserve"> errors:</w:t>
      </w:r>
    </w:p>
    <w:p w:rsidR="003C1486" w:rsidRPr="005F65FA" w:rsidRDefault="003C1486" w:rsidP="003C1486">
      <w:pPr>
        <w:pStyle w:val="ListParagraph"/>
        <w:numPr>
          <w:ilvl w:val="0"/>
          <w:numId w:val="14"/>
        </w:numPr>
        <w:ind w:right="-330"/>
        <w:rPr>
          <w:b/>
          <w:u w:val="single"/>
          <w:lang w:eastAsia="en-AU"/>
        </w:rPr>
      </w:pPr>
      <w:r>
        <w:rPr>
          <w:lang w:eastAsia="en-AU"/>
        </w:rPr>
        <w:t xml:space="preserve">You haven’t followed the instructions in </w:t>
      </w:r>
      <w:hyperlink w:anchor="_oTree_Tags" w:history="1">
        <w:r w:rsidRPr="003C1486">
          <w:rPr>
            <w:rStyle w:val="Hyperlink"/>
            <w:lang w:eastAsia="en-AU"/>
          </w:rPr>
          <w:t>oTree Tags</w:t>
        </w:r>
      </w:hyperlink>
    </w:p>
    <w:p w:rsidR="005F65FA" w:rsidRPr="005F65FA" w:rsidRDefault="005F65FA" w:rsidP="003C1486">
      <w:pPr>
        <w:pStyle w:val="ListParagraph"/>
        <w:numPr>
          <w:ilvl w:val="0"/>
          <w:numId w:val="14"/>
        </w:numPr>
        <w:ind w:right="-330"/>
        <w:rPr>
          <w:b/>
          <w:u w:val="single"/>
          <w:lang w:eastAsia="en-AU"/>
        </w:rPr>
      </w:pPr>
      <w:r>
        <w:rPr>
          <w:lang w:eastAsia="en-AU"/>
        </w:rPr>
        <w:t>It has generated an Assertion Error, in the traceback it should reveal which assert statement failed. Upon finding out which assert failed, debug the code to see what could have caused the Assertion Error.</w:t>
      </w:r>
    </w:p>
    <w:p w:rsidR="005F65FA" w:rsidRPr="003C1486" w:rsidRDefault="005F65FA" w:rsidP="003C1486">
      <w:pPr>
        <w:pStyle w:val="ListParagraph"/>
        <w:numPr>
          <w:ilvl w:val="0"/>
          <w:numId w:val="14"/>
        </w:numPr>
        <w:ind w:right="-330"/>
        <w:rPr>
          <w:b/>
          <w:u w:val="single"/>
          <w:lang w:eastAsia="en-AU"/>
        </w:rPr>
      </w:pPr>
      <w:r>
        <w:rPr>
          <w:lang w:eastAsia="en-AU"/>
        </w:rPr>
        <w:t>You are running a future version of Python or oTree, its possible some features being used in this program might be deprecated and therefore no longer work with the version of Python or oTree that you are running.</w:t>
      </w:r>
    </w:p>
    <w:p w:rsidR="003C0C63" w:rsidRPr="00F26B4F" w:rsidRDefault="003C0C63" w:rsidP="00F26B4F">
      <w:pPr>
        <w:pStyle w:val="Heading3"/>
        <w:rPr>
          <w:bCs w:val="0"/>
          <w:color w:val="000000"/>
          <w:u w:val="single"/>
        </w:rPr>
      </w:pPr>
      <w:bookmarkStart w:id="171" w:name="_Toc481344797"/>
      <w:r w:rsidRPr="00F26B4F">
        <w:rPr>
          <w:bCs w:val="0"/>
          <w:color w:val="000000"/>
          <w:u w:val="single"/>
        </w:rPr>
        <w:t>Test Analysis Report</w:t>
      </w:r>
      <w:bookmarkEnd w:id="171"/>
    </w:p>
    <w:p w:rsidR="00C1685C" w:rsidRDefault="005F65FA" w:rsidP="00466015">
      <w:pPr>
        <w:jc w:val="both"/>
        <w:rPr>
          <w:noProof/>
          <w:lang w:eastAsia="en-AU"/>
        </w:rPr>
      </w:pPr>
      <w:r>
        <w:rPr>
          <w:lang w:eastAsia="en-AU"/>
        </w:rPr>
        <w:t>My testing was successful, my proof is below and inside the text files I made. The images below are from the text files, which have recorded that the test passed and the amount of time it took to pass the test.</w:t>
      </w:r>
      <w:r w:rsidR="00C1685C" w:rsidRPr="00C1685C">
        <w:rPr>
          <w:noProof/>
          <w:lang w:eastAsia="en-AU"/>
        </w:rPr>
        <w:t xml:space="preserve"> </w:t>
      </w:r>
    </w:p>
    <w:p w:rsidR="005F65FA" w:rsidRDefault="00C1685C" w:rsidP="00C91804">
      <w:pPr>
        <w:jc w:val="center"/>
        <w:rPr>
          <w:lang w:eastAsia="en-AU"/>
        </w:rPr>
      </w:pPr>
      <w:r>
        <w:rPr>
          <w:noProof/>
          <w:lang w:eastAsia="en-AU"/>
        </w:rPr>
        <w:drawing>
          <wp:inline distT="0" distB="0" distL="0" distR="0" wp14:anchorId="761324F0" wp14:editId="2F8DF943">
            <wp:extent cx="5026131" cy="39319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_biosecurity_test_proof.png"/>
                    <pic:cNvPicPr/>
                  </pic:nvPicPr>
                  <pic:blipFill>
                    <a:blip r:embed="rId11">
                      <a:extLst>
                        <a:ext uri="{28A0092B-C50C-407E-A947-70E740481C1C}">
                          <a14:useLocalDpi xmlns:a14="http://schemas.microsoft.com/office/drawing/2010/main" val="0"/>
                        </a:ext>
                      </a:extLst>
                    </a:blip>
                    <a:stretch>
                      <a:fillRect/>
                    </a:stretch>
                  </pic:blipFill>
                  <pic:spPr>
                    <a:xfrm>
                      <a:off x="0" y="0"/>
                      <a:ext cx="5030253" cy="3935145"/>
                    </a:xfrm>
                    <a:prstGeom prst="rect">
                      <a:avLst/>
                    </a:prstGeom>
                  </pic:spPr>
                </pic:pic>
              </a:graphicData>
            </a:graphic>
          </wp:inline>
        </w:drawing>
      </w:r>
    </w:p>
    <w:p w:rsidR="00C91804" w:rsidRDefault="00C1685C" w:rsidP="00C91804">
      <w:pPr>
        <w:jc w:val="center"/>
        <w:rPr>
          <w:lang w:eastAsia="en-AU"/>
        </w:rPr>
      </w:pPr>
      <w:r>
        <w:rPr>
          <w:noProof/>
          <w:lang w:eastAsia="en-AU"/>
        </w:rPr>
        <w:drawing>
          <wp:inline distT="0" distB="0" distL="0" distR="0" wp14:anchorId="4B018602" wp14:editId="6D2D5E3B">
            <wp:extent cx="4998720" cy="39104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itoring_biosecurity_test_proof.png"/>
                    <pic:cNvPicPr/>
                  </pic:nvPicPr>
                  <pic:blipFill>
                    <a:blip r:embed="rId12">
                      <a:extLst>
                        <a:ext uri="{28A0092B-C50C-407E-A947-70E740481C1C}">
                          <a14:useLocalDpi xmlns:a14="http://schemas.microsoft.com/office/drawing/2010/main" val="0"/>
                        </a:ext>
                      </a:extLst>
                    </a:blip>
                    <a:stretch>
                      <a:fillRect/>
                    </a:stretch>
                  </pic:blipFill>
                  <pic:spPr>
                    <a:xfrm>
                      <a:off x="0" y="0"/>
                      <a:ext cx="5002022" cy="3913060"/>
                    </a:xfrm>
                    <a:prstGeom prst="rect">
                      <a:avLst/>
                    </a:prstGeom>
                  </pic:spPr>
                </pic:pic>
              </a:graphicData>
            </a:graphic>
          </wp:inline>
        </w:drawing>
      </w:r>
    </w:p>
    <w:p w:rsidR="00C91804" w:rsidRDefault="00C91804" w:rsidP="00C91804">
      <w:pPr>
        <w:jc w:val="center"/>
        <w:rPr>
          <w:lang w:eastAsia="en-AU"/>
        </w:rPr>
      </w:pPr>
      <w:r>
        <w:rPr>
          <w:noProof/>
          <w:lang w:eastAsia="en-AU"/>
        </w:rPr>
        <w:drawing>
          <wp:inline distT="0" distB="0" distL="0" distR="0" wp14:anchorId="0251B785" wp14:editId="43284B7F">
            <wp:extent cx="4991227" cy="3904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eeform_biosecurity_test_proof.png"/>
                    <pic:cNvPicPr/>
                  </pic:nvPicPr>
                  <pic:blipFill>
                    <a:blip r:embed="rId13">
                      <a:extLst>
                        <a:ext uri="{28A0092B-C50C-407E-A947-70E740481C1C}">
                          <a14:useLocalDpi xmlns:a14="http://schemas.microsoft.com/office/drawing/2010/main" val="0"/>
                        </a:ext>
                      </a:extLst>
                    </a:blip>
                    <a:stretch>
                      <a:fillRect/>
                    </a:stretch>
                  </pic:blipFill>
                  <pic:spPr>
                    <a:xfrm>
                      <a:off x="0" y="0"/>
                      <a:ext cx="5001653" cy="3912771"/>
                    </a:xfrm>
                    <a:prstGeom prst="rect">
                      <a:avLst/>
                    </a:prstGeom>
                  </pic:spPr>
                </pic:pic>
              </a:graphicData>
            </a:graphic>
          </wp:inline>
        </w:drawing>
      </w:r>
      <w:r>
        <w:rPr>
          <w:lang w:eastAsia="en-AU"/>
        </w:rPr>
        <w:br/>
      </w:r>
    </w:p>
    <w:p w:rsidR="005F65FA" w:rsidRDefault="00C1685C" w:rsidP="00C91804">
      <w:pPr>
        <w:jc w:val="center"/>
        <w:rPr>
          <w:lang w:eastAsia="en-AU"/>
        </w:rPr>
      </w:pPr>
      <w:r>
        <w:rPr>
          <w:noProof/>
          <w:lang w:eastAsia="en-AU"/>
        </w:rPr>
        <w:drawing>
          <wp:inline distT="0" distB="0" distL="0" distR="0" wp14:anchorId="0EC8AB31" wp14:editId="0F1FF5D8">
            <wp:extent cx="5026131" cy="39319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edging_biosecurity_test_proof.png"/>
                    <pic:cNvPicPr/>
                  </pic:nvPicPr>
                  <pic:blipFill>
                    <a:blip r:embed="rId14">
                      <a:extLst>
                        <a:ext uri="{28A0092B-C50C-407E-A947-70E740481C1C}">
                          <a14:useLocalDpi xmlns:a14="http://schemas.microsoft.com/office/drawing/2010/main" val="0"/>
                        </a:ext>
                      </a:extLst>
                    </a:blip>
                    <a:stretch>
                      <a:fillRect/>
                    </a:stretch>
                  </pic:blipFill>
                  <pic:spPr>
                    <a:xfrm>
                      <a:off x="0" y="0"/>
                      <a:ext cx="5033294" cy="3937524"/>
                    </a:xfrm>
                    <a:prstGeom prst="rect">
                      <a:avLst/>
                    </a:prstGeom>
                  </pic:spPr>
                </pic:pic>
              </a:graphicData>
            </a:graphic>
          </wp:inline>
        </w:drawing>
      </w:r>
    </w:p>
    <w:p w:rsidR="00C91804" w:rsidRDefault="00C91804" w:rsidP="00C91804">
      <w:pPr>
        <w:jc w:val="center"/>
        <w:rPr>
          <w:lang w:eastAsia="en-AU"/>
        </w:rPr>
      </w:pPr>
      <w:r>
        <w:rPr>
          <w:noProof/>
          <w:lang w:eastAsia="en-AU"/>
        </w:rPr>
        <w:drawing>
          <wp:inline distT="0" distB="0" distL="0" distR="0" wp14:anchorId="7033EC40" wp14:editId="69A388CF">
            <wp:extent cx="5026131" cy="39319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op_biosecurity_test_proof.png"/>
                    <pic:cNvPicPr/>
                  </pic:nvPicPr>
                  <pic:blipFill>
                    <a:blip r:embed="rId15">
                      <a:extLst>
                        <a:ext uri="{28A0092B-C50C-407E-A947-70E740481C1C}">
                          <a14:useLocalDpi xmlns:a14="http://schemas.microsoft.com/office/drawing/2010/main" val="0"/>
                        </a:ext>
                      </a:extLst>
                    </a:blip>
                    <a:stretch>
                      <a:fillRect/>
                    </a:stretch>
                  </pic:blipFill>
                  <pic:spPr>
                    <a:xfrm>
                      <a:off x="0" y="0"/>
                      <a:ext cx="5035396" cy="3939168"/>
                    </a:xfrm>
                    <a:prstGeom prst="rect">
                      <a:avLst/>
                    </a:prstGeom>
                  </pic:spPr>
                </pic:pic>
              </a:graphicData>
            </a:graphic>
          </wp:inline>
        </w:drawing>
      </w:r>
    </w:p>
    <w:p w:rsidR="00C91804" w:rsidRDefault="00C91804" w:rsidP="00C91804">
      <w:pPr>
        <w:jc w:val="center"/>
        <w:rPr>
          <w:lang w:eastAsia="en-AU"/>
        </w:rPr>
      </w:pPr>
      <w:r>
        <w:rPr>
          <w:noProof/>
          <w:lang w:eastAsia="en-AU"/>
        </w:rPr>
        <w:drawing>
          <wp:inline distT="0" distB="0" distL="0" distR="0" wp14:anchorId="5E3B8842" wp14:editId="1400B120">
            <wp:extent cx="5030470" cy="393531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oc_biosecurity_test_proof.png"/>
                    <pic:cNvPicPr/>
                  </pic:nvPicPr>
                  <pic:blipFill>
                    <a:blip r:embed="rId16">
                      <a:extLst>
                        <a:ext uri="{28A0092B-C50C-407E-A947-70E740481C1C}">
                          <a14:useLocalDpi xmlns:a14="http://schemas.microsoft.com/office/drawing/2010/main" val="0"/>
                        </a:ext>
                      </a:extLst>
                    </a:blip>
                    <a:stretch>
                      <a:fillRect/>
                    </a:stretch>
                  </pic:blipFill>
                  <pic:spPr>
                    <a:xfrm>
                      <a:off x="0" y="0"/>
                      <a:ext cx="5041739" cy="3944129"/>
                    </a:xfrm>
                    <a:prstGeom prst="rect">
                      <a:avLst/>
                    </a:prstGeom>
                  </pic:spPr>
                </pic:pic>
              </a:graphicData>
            </a:graphic>
          </wp:inline>
        </w:drawing>
      </w:r>
    </w:p>
    <w:p w:rsidR="00C91804" w:rsidRPr="00C1685C" w:rsidRDefault="00C91804" w:rsidP="00C91804">
      <w:pPr>
        <w:jc w:val="center"/>
        <w:rPr>
          <w:lang w:eastAsia="en-AU"/>
        </w:rPr>
      </w:pPr>
    </w:p>
    <w:p w:rsidR="00E679CC" w:rsidRDefault="00C91804" w:rsidP="005F65FA">
      <w:pPr>
        <w:rPr>
          <w:lang w:eastAsia="en-AU"/>
        </w:rPr>
      </w:pPr>
      <w:r>
        <w:rPr>
          <w:lang w:eastAsia="en-AU"/>
        </w:rPr>
        <w:t xml:space="preserve">As the above proves, every single test passed and completed without issue. </w:t>
      </w:r>
    </w:p>
    <w:p w:rsidR="00C1685C" w:rsidRPr="00AB75CD" w:rsidRDefault="00E679CC" w:rsidP="005F65FA">
      <w:pPr>
        <w:rPr>
          <w:lang w:eastAsia="en-AU"/>
        </w:rPr>
      </w:pPr>
      <w:r>
        <w:rPr>
          <w:lang w:eastAsia="en-AU"/>
        </w:rPr>
        <w:br w:type="page"/>
      </w:r>
    </w:p>
    <w:p w:rsidR="003C0C63" w:rsidRPr="005069FA" w:rsidRDefault="003C0C63" w:rsidP="005069FA">
      <w:pPr>
        <w:pStyle w:val="Heading2"/>
        <w:rPr>
          <w:bCs w:val="0"/>
          <w:color w:val="000000"/>
          <w:u w:val="single"/>
        </w:rPr>
      </w:pPr>
      <w:bookmarkStart w:id="172" w:name="Test_C"/>
      <w:bookmarkStart w:id="173" w:name="_Toc481344798"/>
      <w:bookmarkEnd w:id="172"/>
      <w:r w:rsidRPr="005069FA">
        <w:rPr>
          <w:bCs w:val="0"/>
          <w:color w:val="000000"/>
          <w:u w:val="single"/>
        </w:rPr>
        <w:t xml:space="preserve">Test </w:t>
      </w:r>
      <w:r w:rsidR="00AB75CD" w:rsidRPr="005069FA">
        <w:rPr>
          <w:bCs w:val="0"/>
          <w:color w:val="000000"/>
          <w:u w:val="single"/>
        </w:rPr>
        <w:t>3 – Automated Browser Bot Testing</w:t>
      </w:r>
      <w:bookmarkEnd w:id="173"/>
    </w:p>
    <w:p w:rsidR="003C0C63" w:rsidRPr="00AB75CD" w:rsidRDefault="00051CAB" w:rsidP="00466015">
      <w:pPr>
        <w:spacing w:after="0" w:line="240" w:lineRule="auto"/>
        <w:jc w:val="both"/>
        <w:rPr>
          <w:rFonts w:eastAsia="Times New Roman" w:cs="Times New Roman"/>
          <w:sz w:val="22"/>
          <w:szCs w:val="24"/>
          <w:lang w:eastAsia="en-AU"/>
        </w:rPr>
      </w:pPr>
      <w:r>
        <w:rPr>
          <w:rFonts w:eastAsia="Times New Roman" w:cs="Times New Roman"/>
          <w:color w:val="000000"/>
          <w:szCs w:val="27"/>
          <w:shd w:val="clear" w:color="auto" w:fill="FFFFFF"/>
          <w:lang w:eastAsia="en-AU"/>
        </w:rPr>
        <w:t>The purpose of this test</w:t>
      </w:r>
      <w:r w:rsidR="00C0703E">
        <w:rPr>
          <w:rFonts w:eastAsia="Times New Roman" w:cs="Times New Roman"/>
          <w:color w:val="000000"/>
          <w:szCs w:val="27"/>
          <w:shd w:val="clear" w:color="auto" w:fill="FFFFFF"/>
          <w:lang w:eastAsia="en-AU"/>
        </w:rPr>
        <w:t xml:space="preserve"> isn’t necessarily to test the python code or the logic of the game </w:t>
      </w:r>
      <w:r w:rsidR="00C0703E" w:rsidRPr="006951A9">
        <w:rPr>
          <w:rFonts w:eastAsia="Times New Roman" w:cs="Times New Roman"/>
          <w:i/>
          <w:color w:val="000000"/>
          <w:szCs w:val="27"/>
          <w:shd w:val="clear" w:color="auto" w:fill="FFFFFF"/>
          <w:lang w:eastAsia="en-AU"/>
          <w:rPrChange w:id="174" w:author="Ben White" w:date="2017-11-07T12:18:00Z">
            <w:rPr>
              <w:rFonts w:eastAsia="Times New Roman" w:cs="Times New Roman"/>
              <w:color w:val="000000"/>
              <w:szCs w:val="27"/>
              <w:shd w:val="clear" w:color="auto" w:fill="FFFFFF"/>
              <w:lang w:eastAsia="en-AU"/>
            </w:rPr>
          </w:rPrChange>
        </w:rPr>
        <w:t xml:space="preserve">per </w:t>
      </w:r>
      <w:del w:id="175" w:author="Ben White" w:date="2017-11-07T12:18:00Z">
        <w:r w:rsidR="00C0703E" w:rsidRPr="006951A9" w:rsidDel="006951A9">
          <w:rPr>
            <w:rFonts w:eastAsia="Times New Roman" w:cs="Times New Roman"/>
            <w:i/>
            <w:color w:val="000000"/>
            <w:szCs w:val="27"/>
            <w:shd w:val="clear" w:color="auto" w:fill="FFFFFF"/>
            <w:lang w:eastAsia="en-AU"/>
            <w:rPrChange w:id="176" w:author="Ben White" w:date="2017-11-07T12:18:00Z">
              <w:rPr>
                <w:rFonts w:eastAsia="Times New Roman" w:cs="Times New Roman"/>
                <w:color w:val="000000"/>
                <w:szCs w:val="27"/>
                <w:shd w:val="clear" w:color="auto" w:fill="FFFFFF"/>
                <w:lang w:eastAsia="en-AU"/>
              </w:rPr>
            </w:rPrChange>
          </w:rPr>
          <w:delText>say</w:delText>
        </w:r>
      </w:del>
      <w:ins w:id="177" w:author="Ben White" w:date="2017-11-07T12:18:00Z">
        <w:r w:rsidR="006951A9" w:rsidRPr="006951A9">
          <w:rPr>
            <w:rFonts w:eastAsia="Times New Roman" w:cs="Times New Roman"/>
            <w:i/>
            <w:color w:val="000000"/>
            <w:szCs w:val="27"/>
            <w:shd w:val="clear" w:color="auto" w:fill="FFFFFF"/>
            <w:lang w:eastAsia="en-AU"/>
            <w:rPrChange w:id="178" w:author="Ben White" w:date="2017-11-07T12:18:00Z">
              <w:rPr>
                <w:rFonts w:eastAsia="Times New Roman" w:cs="Times New Roman"/>
                <w:color w:val="000000"/>
                <w:szCs w:val="27"/>
                <w:shd w:val="clear" w:color="auto" w:fill="FFFFFF"/>
                <w:lang w:eastAsia="en-AU"/>
              </w:rPr>
            </w:rPrChange>
          </w:rPr>
          <w:t>se</w:t>
        </w:r>
      </w:ins>
      <w:r w:rsidR="00C0703E">
        <w:rPr>
          <w:rFonts w:eastAsia="Times New Roman" w:cs="Times New Roman"/>
          <w:color w:val="000000"/>
          <w:szCs w:val="27"/>
          <w:shd w:val="clear" w:color="auto" w:fill="FFFFFF"/>
          <w:lang w:eastAsia="en-AU"/>
        </w:rPr>
        <w:t>, it</w:t>
      </w:r>
      <w:ins w:id="179" w:author="Ben White" w:date="2017-11-07T12:18:00Z">
        <w:r w:rsidR="006951A9">
          <w:rPr>
            <w:rFonts w:eastAsia="Times New Roman" w:cs="Times New Roman"/>
            <w:color w:val="000000"/>
            <w:szCs w:val="27"/>
            <w:shd w:val="clear" w:color="auto" w:fill="FFFFFF"/>
            <w:lang w:eastAsia="en-AU"/>
          </w:rPr>
          <w:t xml:space="preserve"> is </w:t>
        </w:r>
      </w:ins>
      <w:del w:id="180" w:author="Ben White" w:date="2017-11-07T12:18:00Z">
        <w:r w:rsidR="00C0703E" w:rsidDel="006951A9">
          <w:rPr>
            <w:rFonts w:eastAsia="Times New Roman" w:cs="Times New Roman"/>
            <w:color w:val="000000"/>
            <w:szCs w:val="27"/>
            <w:shd w:val="clear" w:color="auto" w:fill="FFFFFF"/>
            <w:lang w:eastAsia="en-AU"/>
          </w:rPr>
          <w:delText xml:space="preserve">’s </w:delText>
        </w:r>
      </w:del>
      <w:r w:rsidR="00C0703E">
        <w:rPr>
          <w:rFonts w:eastAsia="Times New Roman" w:cs="Times New Roman"/>
          <w:color w:val="000000"/>
          <w:szCs w:val="27"/>
          <w:shd w:val="clear" w:color="auto" w:fill="FFFFFF"/>
          <w:lang w:eastAsia="en-AU"/>
        </w:rPr>
        <w:t xml:space="preserve">to test the compatibility of Django, Python and oTree across multiple browsers and different devices. This test will reveal any issues </w:t>
      </w:r>
      <w:r w:rsidR="00F26B4F">
        <w:rPr>
          <w:rFonts w:eastAsia="Times New Roman" w:cs="Times New Roman"/>
          <w:color w:val="000000"/>
          <w:szCs w:val="27"/>
          <w:shd w:val="clear" w:color="auto" w:fill="FFFFFF"/>
          <w:lang w:eastAsia="en-AU"/>
        </w:rPr>
        <w:t>the game has with specific web browsers and operating systems. In theory, oTree, Django and Python, and therefore the game should be able to run on any web browser, on any device, or is this the case or not?</w:t>
      </w:r>
    </w:p>
    <w:p w:rsidR="003C0C63" w:rsidRPr="005069FA" w:rsidRDefault="003C0C63" w:rsidP="005069FA">
      <w:pPr>
        <w:pStyle w:val="Heading3"/>
        <w:rPr>
          <w:bCs w:val="0"/>
          <w:color w:val="000000"/>
          <w:u w:val="single"/>
        </w:rPr>
      </w:pPr>
      <w:bookmarkStart w:id="181" w:name="_Test_Specification"/>
      <w:bookmarkStart w:id="182" w:name="_Toc481344799"/>
      <w:bookmarkEnd w:id="181"/>
      <w:r w:rsidRPr="005069FA">
        <w:rPr>
          <w:bCs w:val="0"/>
          <w:color w:val="000000"/>
          <w:u w:val="single"/>
        </w:rPr>
        <w:t>Test Specification</w:t>
      </w:r>
      <w:bookmarkEnd w:id="182"/>
    </w:p>
    <w:p w:rsidR="003C0C63" w:rsidRPr="00F26B4F" w:rsidRDefault="00F26B4F" w:rsidP="003C0C63">
      <w:pPr>
        <w:spacing w:after="0" w:line="240" w:lineRule="auto"/>
        <w:rPr>
          <w:rFonts w:eastAsia="Times New Roman" w:cs="Times New Roman"/>
          <w:color w:val="000000"/>
          <w:szCs w:val="24"/>
          <w:shd w:val="clear" w:color="auto" w:fill="FFFFFF"/>
          <w:lang w:eastAsia="en-AU"/>
        </w:rPr>
      </w:pPr>
      <w:r w:rsidRPr="00F26B4F">
        <w:rPr>
          <w:rFonts w:eastAsia="Times New Roman" w:cs="Times New Roman"/>
          <w:color w:val="000000"/>
          <w:szCs w:val="24"/>
          <w:shd w:val="clear" w:color="auto" w:fill="FFFFFF"/>
          <w:lang w:eastAsia="en-AU"/>
        </w:rPr>
        <w:t>To perform this test, you need to have the following:</w:t>
      </w:r>
    </w:p>
    <w:p w:rsidR="00F26B4F" w:rsidRDefault="00F26B4F" w:rsidP="00F26B4F">
      <w:pPr>
        <w:pStyle w:val="ListParagraph"/>
        <w:numPr>
          <w:ilvl w:val="0"/>
          <w:numId w:val="15"/>
        </w:numPr>
        <w:spacing w:after="0" w:line="240" w:lineRule="auto"/>
        <w:rPr>
          <w:rFonts w:eastAsia="Times New Roman" w:cs="Times New Roman"/>
          <w:szCs w:val="24"/>
          <w:lang w:eastAsia="en-AU"/>
        </w:rPr>
      </w:pPr>
      <w:r w:rsidRPr="00F26B4F">
        <w:rPr>
          <w:rFonts w:eastAsia="Times New Roman" w:cs="Times New Roman"/>
          <w:szCs w:val="24"/>
          <w:lang w:eastAsia="en-AU"/>
        </w:rPr>
        <w:t>A</w:t>
      </w:r>
      <w:r>
        <w:rPr>
          <w:rFonts w:eastAsia="Times New Roman" w:cs="Times New Roman"/>
          <w:szCs w:val="24"/>
          <w:lang w:eastAsia="en-AU"/>
        </w:rPr>
        <w:t xml:space="preserve"> web</w:t>
      </w:r>
      <w:r w:rsidRPr="00F26B4F">
        <w:rPr>
          <w:rFonts w:eastAsia="Times New Roman" w:cs="Times New Roman"/>
          <w:szCs w:val="24"/>
          <w:lang w:eastAsia="en-AU"/>
        </w:rPr>
        <w:t xml:space="preserve"> server that has completed the following test </w:t>
      </w:r>
      <w:hyperlink w:anchor="_Test_2_–" w:history="1">
        <w:r w:rsidRPr="00F26B4F">
          <w:rPr>
            <w:rStyle w:val="Hyperlink"/>
            <w:rFonts w:eastAsia="Times New Roman" w:cs="Times New Roman"/>
            <w:szCs w:val="24"/>
            <w:lang w:eastAsia="en-AU"/>
          </w:rPr>
          <w:t>Automated Command Line Testing</w:t>
        </w:r>
      </w:hyperlink>
      <w:r>
        <w:rPr>
          <w:rFonts w:eastAsia="Times New Roman" w:cs="Times New Roman"/>
          <w:szCs w:val="24"/>
          <w:lang w:eastAsia="en-AU"/>
        </w:rPr>
        <w:t xml:space="preserve"> to its requirements. This web server needs to be running the oTree program via otree runprodserver -p 80 (This will run the program and a Daphne web server that will put all input and output through port 80, or HTTP). You can, once you have gained my permission, run this test on biosecurity.are.uwa.edu.au.</w:t>
      </w:r>
    </w:p>
    <w:p w:rsidR="00F26B4F" w:rsidRDefault="00034E8A" w:rsidP="00F26B4F">
      <w:pPr>
        <w:pStyle w:val="ListParagraph"/>
        <w:numPr>
          <w:ilvl w:val="0"/>
          <w:numId w:val="15"/>
        </w:numPr>
        <w:spacing w:after="0" w:line="240" w:lineRule="auto"/>
        <w:rPr>
          <w:rFonts w:eastAsia="Times New Roman" w:cs="Times New Roman"/>
          <w:szCs w:val="24"/>
          <w:lang w:eastAsia="en-AU"/>
        </w:rPr>
      </w:pPr>
      <w:r>
        <w:rPr>
          <w:rFonts w:eastAsia="Times New Roman" w:cs="Times New Roman"/>
          <w:szCs w:val="24"/>
          <w:lang w:eastAsia="en-AU"/>
        </w:rPr>
        <w:t>Ideally you want to have as many different devices as possible, with each device having as many web browsers as you think appropriate. For my testing, I used a Windows 10 PC with Google Chrome, Mozilla Firefox, Opera, Internet Explorer and Microsoft Edge; a Nexus 6P</w:t>
      </w:r>
      <w:r w:rsidR="00AD4D77">
        <w:rPr>
          <w:rFonts w:eastAsia="Times New Roman" w:cs="Times New Roman"/>
          <w:szCs w:val="24"/>
          <w:lang w:eastAsia="en-AU"/>
        </w:rPr>
        <w:t xml:space="preserve"> an A</w:t>
      </w:r>
      <w:r>
        <w:rPr>
          <w:rFonts w:eastAsia="Times New Roman" w:cs="Times New Roman"/>
          <w:szCs w:val="24"/>
          <w:lang w:eastAsia="en-AU"/>
        </w:rPr>
        <w:t xml:space="preserve">ndroid </w:t>
      </w:r>
      <w:r w:rsidR="00AD4D77">
        <w:rPr>
          <w:rFonts w:eastAsia="Times New Roman" w:cs="Times New Roman"/>
          <w:szCs w:val="24"/>
          <w:lang w:eastAsia="en-AU"/>
        </w:rPr>
        <w:t>smartphone running</w:t>
      </w:r>
      <w:r>
        <w:rPr>
          <w:rFonts w:eastAsia="Times New Roman" w:cs="Times New Roman"/>
          <w:szCs w:val="24"/>
          <w:lang w:eastAsia="en-AU"/>
        </w:rPr>
        <w:t xml:space="preserve"> Nougat 7.1.1 with Google Chrome, Mozilla Firefox and Opera; an iPad Mini 2 running iOS10.2.1 with Safari, Google Chrome, Mozilla Firefox and Opera. My test covered at least 75% of the market, as Android, iOS and Windows Users use the above web browsers with Google Chrome being the most used browser of them all </w:t>
      </w:r>
      <w:r w:rsidR="00AD4D77">
        <w:rPr>
          <w:rFonts w:eastAsia="Times New Roman" w:cs="Times New Roman"/>
          <w:noProof/>
          <w:szCs w:val="24"/>
          <w:lang w:eastAsia="en-AU"/>
        </w:rPr>
        <w:t xml:space="preserve">(Anon., 2017; </w:t>
      </w:r>
      <w:r w:rsidR="00AD4D77" w:rsidRPr="00AD4D77">
        <w:rPr>
          <w:rFonts w:eastAsia="Times New Roman" w:cs="Times New Roman"/>
          <w:noProof/>
          <w:szCs w:val="24"/>
          <w:lang w:eastAsia="en-AU"/>
        </w:rPr>
        <w:t>Anon., 2017)</w:t>
      </w:r>
      <w:r w:rsidR="00AD4D77">
        <w:rPr>
          <w:rFonts w:eastAsia="Times New Roman" w:cs="Times New Roman"/>
          <w:noProof/>
          <w:szCs w:val="24"/>
          <w:lang w:eastAsia="en-AU"/>
        </w:rPr>
        <w:t xml:space="preserve">. </w:t>
      </w:r>
    </w:p>
    <w:p w:rsidR="00AD4D77" w:rsidDel="006951A9" w:rsidRDefault="00AD4D77" w:rsidP="00F26B4F">
      <w:pPr>
        <w:pStyle w:val="ListParagraph"/>
        <w:numPr>
          <w:ilvl w:val="0"/>
          <w:numId w:val="15"/>
        </w:numPr>
        <w:spacing w:after="0" w:line="240" w:lineRule="auto"/>
        <w:rPr>
          <w:del w:id="183" w:author="Ben White" w:date="2017-11-07T12:20:00Z"/>
          <w:rFonts w:eastAsia="Times New Roman" w:cs="Times New Roman"/>
          <w:szCs w:val="24"/>
          <w:lang w:eastAsia="en-AU"/>
        </w:rPr>
      </w:pPr>
      <w:del w:id="184" w:author="Ben White" w:date="2017-11-07T12:20:00Z">
        <w:r w:rsidDel="006951A9">
          <w:rPr>
            <w:rFonts w:eastAsia="Times New Roman" w:cs="Times New Roman"/>
            <w:noProof/>
            <w:szCs w:val="24"/>
            <w:lang w:eastAsia="en-AU"/>
          </w:rPr>
          <w:delText>Someway to record the results, you could use oTree’s inbuilt data retrieval. I recorded the results myself through paper and a pen and wrote down any difficulties I had running the tests.</w:delText>
        </w:r>
      </w:del>
    </w:p>
    <w:p w:rsidR="00AD4D77" w:rsidRDefault="00AD4D77" w:rsidP="00AD4D77">
      <w:pPr>
        <w:spacing w:after="0" w:line="240" w:lineRule="auto"/>
        <w:ind w:left="360"/>
        <w:rPr>
          <w:rFonts w:eastAsia="Times New Roman" w:cs="Times New Roman"/>
          <w:szCs w:val="24"/>
          <w:lang w:eastAsia="en-AU"/>
        </w:rPr>
      </w:pPr>
    </w:p>
    <w:p w:rsidR="00AD4D77" w:rsidRPr="00AD4D77" w:rsidRDefault="00AD4D77" w:rsidP="00466015">
      <w:pPr>
        <w:spacing w:after="0" w:line="240" w:lineRule="auto"/>
        <w:ind w:left="360"/>
        <w:jc w:val="both"/>
        <w:rPr>
          <w:rFonts w:eastAsia="Times New Roman" w:cs="Times New Roman"/>
          <w:szCs w:val="24"/>
          <w:lang w:eastAsia="en-AU"/>
        </w:rPr>
      </w:pPr>
      <w:r>
        <w:rPr>
          <w:rFonts w:eastAsia="Times New Roman" w:cs="Times New Roman"/>
          <w:szCs w:val="24"/>
          <w:lang w:eastAsia="en-AU"/>
        </w:rPr>
        <w:t xml:space="preserve">To complete this test successfully, you ideally want to have tested all the browsers you have chosen using the current market share of your time to decide what browsers to test. It is not a requirement of the test that it work on </w:t>
      </w:r>
      <w:r>
        <w:rPr>
          <w:rFonts w:eastAsia="Times New Roman" w:cs="Times New Roman"/>
          <w:b/>
          <w:szCs w:val="24"/>
          <w:lang w:eastAsia="en-AU"/>
        </w:rPr>
        <w:t>every</w:t>
      </w:r>
      <w:r>
        <w:rPr>
          <w:rFonts w:eastAsia="Times New Roman" w:cs="Times New Roman"/>
          <w:szCs w:val="24"/>
          <w:lang w:eastAsia="en-AU"/>
        </w:rPr>
        <w:t xml:space="preserve"> web browser, the </w:t>
      </w:r>
      <w:r>
        <w:rPr>
          <w:rFonts w:eastAsia="Times New Roman" w:cs="Times New Roman"/>
          <w:b/>
          <w:szCs w:val="24"/>
          <w:lang w:eastAsia="en-AU"/>
        </w:rPr>
        <w:t>only</w:t>
      </w:r>
      <w:r>
        <w:rPr>
          <w:rFonts w:eastAsia="Times New Roman" w:cs="Times New Roman"/>
          <w:szCs w:val="24"/>
          <w:lang w:eastAsia="en-AU"/>
        </w:rPr>
        <w:t xml:space="preserve"> requirement is that the test works on the browsers </w:t>
      </w:r>
      <w:r w:rsidRPr="00AD4D77">
        <w:rPr>
          <w:rFonts w:eastAsia="Times New Roman" w:cs="Times New Roman"/>
          <w:b/>
          <w:szCs w:val="24"/>
          <w:lang w:eastAsia="en-AU"/>
        </w:rPr>
        <w:t>you wish to support</w:t>
      </w:r>
      <w:r>
        <w:rPr>
          <w:rFonts w:eastAsia="Times New Roman" w:cs="Times New Roman"/>
          <w:szCs w:val="24"/>
          <w:lang w:eastAsia="en-AU"/>
        </w:rPr>
        <w:t>. In my case I want to support Google Chrome in any version, Safari, Firefox and Microsoft Edge, thus it was a requirement that these web browsers are compatible with the game.</w:t>
      </w:r>
    </w:p>
    <w:p w:rsidR="003C0C63" w:rsidRPr="005069FA" w:rsidRDefault="003C0C63" w:rsidP="005069FA">
      <w:pPr>
        <w:pStyle w:val="Heading3"/>
        <w:rPr>
          <w:bCs w:val="0"/>
          <w:color w:val="000000"/>
          <w:u w:val="single"/>
        </w:rPr>
      </w:pPr>
      <w:bookmarkStart w:id="185" w:name="_Test_Description"/>
      <w:bookmarkStart w:id="186" w:name="_Toc481344800"/>
      <w:bookmarkEnd w:id="185"/>
      <w:r w:rsidRPr="005069FA">
        <w:rPr>
          <w:bCs w:val="0"/>
          <w:color w:val="000000"/>
          <w:u w:val="single"/>
        </w:rPr>
        <w:t>Test Description</w:t>
      </w:r>
      <w:bookmarkEnd w:id="186"/>
    </w:p>
    <w:p w:rsidR="00AD4D77" w:rsidRDefault="00AD4D77" w:rsidP="00AD4D77">
      <w:pPr>
        <w:rPr>
          <w:lang w:eastAsia="en-AU"/>
        </w:rPr>
      </w:pPr>
      <w:r>
        <w:rPr>
          <w:lang w:eastAsia="en-AU"/>
        </w:rPr>
        <w:t>The steps to complete the test are:</w:t>
      </w:r>
    </w:p>
    <w:p w:rsidR="00AD4D77" w:rsidRDefault="00457483" w:rsidP="00AD4D77">
      <w:pPr>
        <w:pStyle w:val="ListParagraph"/>
        <w:numPr>
          <w:ilvl w:val="0"/>
          <w:numId w:val="16"/>
        </w:numPr>
        <w:rPr>
          <w:lang w:eastAsia="en-AU"/>
        </w:rPr>
      </w:pPr>
      <w:r>
        <w:rPr>
          <w:lang w:eastAsia="en-AU"/>
        </w:rPr>
        <w:t>Navigate to the web site that you are using to test this program, or use biosecurity.are.uwa.edu.au.</w:t>
      </w:r>
      <w:r w:rsidR="00917363">
        <w:rPr>
          <w:lang w:eastAsia="en-AU"/>
        </w:rPr>
        <w:t xml:space="preserve"> You could run this locally, in which case navigate to 127.0.0.1:8000, unless you used the -p argument with otree runprodserver in which case navigate to whatever port you assigned for it.</w:t>
      </w:r>
    </w:p>
    <w:p w:rsidR="00917363" w:rsidRDefault="00917363" w:rsidP="00917363">
      <w:pPr>
        <w:pStyle w:val="ListParagraph"/>
        <w:numPr>
          <w:ilvl w:val="0"/>
          <w:numId w:val="16"/>
        </w:numPr>
        <w:rPr>
          <w:lang w:eastAsia="en-AU"/>
        </w:rPr>
      </w:pPr>
      <w:r>
        <w:rPr>
          <w:noProof/>
          <w:lang w:eastAsia="en-AU"/>
        </w:rPr>
        <mc:AlternateContent>
          <mc:Choice Requires="wps">
            <w:drawing>
              <wp:anchor distT="0" distB="0" distL="114300" distR="114300" simplePos="0" relativeHeight="251664384" behindDoc="0" locked="0" layoutInCell="1" allowOverlap="1" wp14:anchorId="766A98ED" wp14:editId="7E72BBC7">
                <wp:simplePos x="0" y="0"/>
                <wp:positionH relativeFrom="column">
                  <wp:posOffset>3040380</wp:posOffset>
                </wp:positionH>
                <wp:positionV relativeFrom="paragraph">
                  <wp:posOffset>3921760</wp:posOffset>
                </wp:positionV>
                <wp:extent cx="762000" cy="152400"/>
                <wp:effectExtent l="19050" t="19050" r="19050" b="38100"/>
                <wp:wrapNone/>
                <wp:docPr id="15" name="Arrow: Right 15"/>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6135" w:rsidRDefault="00196135"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A98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left:0;text-align:left;margin-left:239.4pt;margin-top:308.8pt;width:60pt;height:12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" adj="19440" fillcolor="red" strokecolor="black [3213]" strokeweight="1pt">
                <v:textbox>
                  <w:txbxContent>
                    <w:p w:rsidR="00196135" w:rsidRDefault="00196135" w:rsidP="00917363">
                      <w:pPr>
                        <w:jc w:val="center"/>
                      </w:pPr>
                    </w:p>
                  </w:txbxContent>
                </v:textbox>
              </v:shape>
            </w:pict>
          </mc:Fallback>
        </mc:AlternateContent>
      </w:r>
      <w:r>
        <w:rPr>
          <w:noProof/>
          <w:lang w:eastAsia="en-AU"/>
        </w:rPr>
        <mc:AlternateContent>
          <mc:Choice Requires="wps">
            <w:drawing>
              <wp:anchor distT="0" distB="0" distL="114300" distR="114300" simplePos="0" relativeHeight="251662336" behindDoc="0" locked="0" layoutInCell="1" allowOverlap="1" wp14:anchorId="3C839C71" wp14:editId="129ABF7A">
                <wp:simplePos x="0" y="0"/>
                <wp:positionH relativeFrom="column">
                  <wp:posOffset>3048000</wp:posOffset>
                </wp:positionH>
                <wp:positionV relativeFrom="paragraph">
                  <wp:posOffset>3632200</wp:posOffset>
                </wp:positionV>
                <wp:extent cx="762000" cy="152400"/>
                <wp:effectExtent l="19050" t="19050" r="19050" b="38100"/>
                <wp:wrapNone/>
                <wp:docPr id="14" name="Arrow: Right 14"/>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6135" w:rsidRDefault="00196135"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39C71" id="Arrow: Right 14" o:spid="_x0000_s1027" type="#_x0000_t13" style="position:absolute;left:0;text-align:left;margin-left:240pt;margin-top:286pt;width:60pt;height:1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" adj="19440" fillcolor="red" strokecolor="black [3213]" strokeweight="1pt">
                <v:textbox>
                  <w:txbxContent>
                    <w:p w:rsidR="00196135" w:rsidRDefault="00196135" w:rsidP="00917363">
                      <w:pPr>
                        <w:jc w:val="center"/>
                      </w:pPr>
                    </w:p>
                  </w:txbxContent>
                </v:textbox>
              </v:shape>
            </w:pict>
          </mc:Fallback>
        </mc:AlternateContent>
      </w:r>
      <w:r>
        <w:rPr>
          <w:noProof/>
          <w:lang w:eastAsia="en-AU"/>
        </w:rPr>
        <mc:AlternateContent>
          <mc:Choice Requires="wps">
            <w:drawing>
              <wp:anchor distT="0" distB="0" distL="114300" distR="114300" simplePos="0" relativeHeight="251660288" behindDoc="0" locked="0" layoutInCell="1" allowOverlap="1" wp14:anchorId="7A22E6B3" wp14:editId="55B05A4D">
                <wp:simplePos x="0" y="0"/>
                <wp:positionH relativeFrom="column">
                  <wp:posOffset>3055620</wp:posOffset>
                </wp:positionH>
                <wp:positionV relativeFrom="paragraph">
                  <wp:posOffset>2748280</wp:posOffset>
                </wp:positionV>
                <wp:extent cx="762000" cy="152400"/>
                <wp:effectExtent l="19050" t="19050" r="19050" b="38100"/>
                <wp:wrapNone/>
                <wp:docPr id="13" name="Arrow: Right 13"/>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6135" w:rsidRDefault="00196135"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E6B3" id="Arrow: Right 13" o:spid="_x0000_s1028" type="#_x0000_t13" style="position:absolute;left:0;text-align:left;margin-left:240.6pt;margin-top:216.4pt;width:60pt;height:1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" adj="19440" fillcolor="red" strokecolor="black [3213]" strokeweight="1pt">
                <v:textbox>
                  <w:txbxContent>
                    <w:p w:rsidR="00196135" w:rsidRDefault="00196135" w:rsidP="00917363">
                      <w:pPr>
                        <w:jc w:val="center"/>
                      </w:pPr>
                    </w:p>
                  </w:txbxContent>
                </v:textbox>
              </v:shape>
            </w:pict>
          </mc:Fallback>
        </mc:AlternateContent>
      </w:r>
      <w:r>
        <w:rPr>
          <w:noProof/>
          <w:lang w:eastAsia="en-AU"/>
        </w:rPr>
        <mc:AlternateContent>
          <mc:Choice Requires="wps">
            <w:drawing>
              <wp:anchor distT="0" distB="0" distL="114300" distR="114300" simplePos="0" relativeHeight="251658240" behindDoc="0" locked="0" layoutInCell="1" allowOverlap="1" wp14:anchorId="36FF60FC" wp14:editId="6985118A">
                <wp:simplePos x="0" y="0"/>
                <wp:positionH relativeFrom="column">
                  <wp:posOffset>3048000</wp:posOffset>
                </wp:positionH>
                <wp:positionV relativeFrom="paragraph">
                  <wp:posOffset>2169160</wp:posOffset>
                </wp:positionV>
                <wp:extent cx="762000" cy="152400"/>
                <wp:effectExtent l="19050" t="19050" r="19050" b="38100"/>
                <wp:wrapNone/>
                <wp:docPr id="12" name="Arrow: Right 12"/>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6135" w:rsidRDefault="00196135"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F60FC" id="Arrow: Right 12" o:spid="_x0000_s1029" type="#_x0000_t13" style="position:absolute;left:0;text-align:left;margin-left:240pt;margin-top:170.8pt;width:60pt;height:12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" adj="19440" fillcolor="red" strokecolor="black [3213]" strokeweight="1pt">
                <v:textbox>
                  <w:txbxContent>
                    <w:p w:rsidR="00196135" w:rsidRDefault="00196135" w:rsidP="00917363">
                      <w:pPr>
                        <w:jc w:val="center"/>
                      </w:pPr>
                    </w:p>
                  </w:txbxContent>
                </v:textbox>
              </v:shape>
            </w:pict>
          </mc:Fallback>
        </mc:AlternateContent>
      </w:r>
      <w:r>
        <w:rPr>
          <w:noProof/>
          <w:lang w:eastAsia="en-AU"/>
        </w:rPr>
        <mc:AlternateContent>
          <mc:Choice Requires="wps">
            <w:drawing>
              <wp:anchor distT="0" distB="0" distL="114300" distR="114300" simplePos="0" relativeHeight="251656192" behindDoc="0" locked="0" layoutInCell="1" allowOverlap="1" wp14:anchorId="33D668F0" wp14:editId="30FEC59B">
                <wp:simplePos x="0" y="0"/>
                <wp:positionH relativeFrom="column">
                  <wp:posOffset>3063240</wp:posOffset>
                </wp:positionH>
                <wp:positionV relativeFrom="paragraph">
                  <wp:posOffset>1849120</wp:posOffset>
                </wp:positionV>
                <wp:extent cx="762000" cy="152400"/>
                <wp:effectExtent l="19050" t="19050" r="19050" b="38100"/>
                <wp:wrapNone/>
                <wp:docPr id="6" name="Arrow: Right 6"/>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6135" w:rsidRDefault="00196135"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668F0" id="Arrow: Right 6" o:spid="_x0000_s1030" type="#_x0000_t13" style="position:absolute;left:0;text-align:left;margin-left:241.2pt;margin-top:145.6pt;width:60pt;height:12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" adj="19440" fillcolor="red" strokecolor="black [3213]" strokeweight="1pt">
                <v:textbox>
                  <w:txbxContent>
                    <w:p w:rsidR="00196135" w:rsidRDefault="00196135" w:rsidP="00917363">
                      <w:pPr>
                        <w:jc w:val="center"/>
                      </w:pPr>
                    </w:p>
                  </w:txbxContent>
                </v:textbox>
              </v:shape>
            </w:pict>
          </mc:Fallback>
        </mc:AlternateContent>
      </w:r>
      <w:r>
        <w:rPr>
          <w:noProof/>
          <w:lang w:eastAsia="en-AU"/>
        </w:rPr>
        <w:drawing>
          <wp:anchor distT="0" distB="0" distL="114300" distR="114300" simplePos="0" relativeHeight="251655168" behindDoc="1" locked="0" layoutInCell="1" allowOverlap="1" wp14:anchorId="163B58DE" wp14:editId="38EFA96B">
            <wp:simplePos x="0" y="0"/>
            <wp:positionH relativeFrom="margin">
              <wp:align>right</wp:align>
            </wp:positionH>
            <wp:positionV relativeFrom="paragraph">
              <wp:posOffset>1209040</wp:posOffset>
            </wp:positionV>
            <wp:extent cx="5731510" cy="2918460"/>
            <wp:effectExtent l="0" t="0" r="2540" b="0"/>
            <wp:wrapTight wrapText="bothSides">
              <wp:wrapPolygon edited="0">
                <wp:start x="0" y="0"/>
                <wp:lineTo x="0" y="21431"/>
                <wp:lineTo x="21538" y="21431"/>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Check-Exampl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14:sizeRelH relativeFrom="page">
              <wp14:pctWidth>0</wp14:pctWidth>
            </wp14:sizeRelH>
            <wp14:sizeRelV relativeFrom="page">
              <wp14:pctHeight>0</wp14:pctHeight>
            </wp14:sizeRelV>
          </wp:anchor>
        </w:drawing>
      </w:r>
      <w:r w:rsidR="00457483">
        <w:rPr>
          <w:lang w:eastAsia="en-AU"/>
        </w:rPr>
        <w:t>Once here, go to ‘Server Check’ located at the top of the administration page and ensure that you are running usi</w:t>
      </w:r>
      <w:r w:rsidR="0051440F">
        <w:rPr>
          <w:lang w:eastAsia="en-AU"/>
        </w:rPr>
        <w:t>ng the most recent version of oTree (it was oTree 1.2.8 in my case), using a proper database, not using runserver (using otree runprodserver when launching the server), the database must be synced and timeoutworker is running. Observe the following image below, the green details as labelled by red arrows are the required settings to be configured:</w:t>
      </w:r>
      <w:r>
        <w:rPr>
          <w:lang w:eastAsia="en-AU"/>
        </w:rPr>
        <w:br/>
      </w:r>
    </w:p>
    <w:p w:rsidR="007C0CD6" w:rsidRDefault="00917363" w:rsidP="007C0CD6">
      <w:pPr>
        <w:pStyle w:val="ListParagraph"/>
        <w:numPr>
          <w:ilvl w:val="0"/>
          <w:numId w:val="16"/>
        </w:numPr>
        <w:rPr>
          <w:lang w:eastAsia="en-AU"/>
        </w:rPr>
      </w:pPr>
      <w:r>
        <w:rPr>
          <w:lang w:eastAsia="en-AU"/>
        </w:rPr>
        <w:t xml:space="preserve">Now that the server is ready to go, navigate to ‘Sessions’ in the top menu. Here you will be greeted with a list of all the sessions you have created and a button </w:t>
      </w:r>
      <w:r w:rsidRPr="007C0CD6">
        <w:rPr>
          <w:i/>
          <w:lang w:eastAsia="en-AU"/>
        </w:rPr>
        <w:t>‘Create New Session’</w:t>
      </w:r>
      <w:r>
        <w:rPr>
          <w:lang w:eastAsia="en-AU"/>
        </w:rPr>
        <w:t xml:space="preserve">. Click this button, now select a </w:t>
      </w:r>
      <w:r w:rsidRPr="00452329">
        <w:rPr>
          <w:i/>
          <w:lang w:eastAsia="en-AU"/>
        </w:rPr>
        <w:t>Session Configuration</w:t>
      </w:r>
      <w:r>
        <w:rPr>
          <w:lang w:eastAsia="en-AU"/>
        </w:rPr>
        <w:t>, choose ‘</w:t>
      </w:r>
      <w:r w:rsidRPr="007C0CD6">
        <w:rPr>
          <w:i/>
          <w:lang w:eastAsia="en-AU"/>
        </w:rPr>
        <w:t xml:space="preserve">Basic Browser Bots’ </w:t>
      </w:r>
      <w:r>
        <w:rPr>
          <w:lang w:eastAsia="en-AU"/>
        </w:rPr>
        <w:t>and set the number of participants to 4.</w:t>
      </w:r>
    </w:p>
    <w:p w:rsidR="007C0CD6" w:rsidRDefault="007C0CD6" w:rsidP="007C0CD6">
      <w:pPr>
        <w:pStyle w:val="ListParagraph"/>
        <w:numPr>
          <w:ilvl w:val="0"/>
          <w:numId w:val="16"/>
        </w:numPr>
        <w:rPr>
          <w:lang w:eastAsia="en-AU"/>
        </w:rPr>
      </w:pPr>
      <w:r>
        <w:rPr>
          <w:noProof/>
          <w:lang w:eastAsia="en-AU"/>
        </w:rPr>
        <mc:AlternateContent>
          <mc:Choice Requires="wpg">
            <w:drawing>
              <wp:anchor distT="0" distB="0" distL="114300" distR="114300" simplePos="0" relativeHeight="251667456" behindDoc="1" locked="0" layoutInCell="1" allowOverlap="1" wp14:anchorId="4B5F12E9" wp14:editId="5D434D1A">
                <wp:simplePos x="0" y="0"/>
                <wp:positionH relativeFrom="column">
                  <wp:posOffset>304800</wp:posOffset>
                </wp:positionH>
                <wp:positionV relativeFrom="paragraph">
                  <wp:posOffset>976630</wp:posOffset>
                </wp:positionV>
                <wp:extent cx="5059680" cy="3425825"/>
                <wp:effectExtent l="0" t="0" r="7620" b="3175"/>
                <wp:wrapTight wrapText="bothSides">
                  <wp:wrapPolygon edited="0">
                    <wp:start x="0" y="0"/>
                    <wp:lineTo x="0" y="21500"/>
                    <wp:lineTo x="21551" y="21500"/>
                    <wp:lineTo x="21551"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5059680" cy="3425825"/>
                          <a:chOff x="0" y="0"/>
                          <a:chExt cx="5059680" cy="3425825"/>
                        </a:xfrm>
                      </wpg:grpSpPr>
                      <wpg:grpSp>
                        <wpg:cNvPr id="18" name="Group 18"/>
                        <wpg:cNvGrpSpPr/>
                        <wpg:grpSpPr>
                          <a:xfrm>
                            <a:off x="0" y="0"/>
                            <a:ext cx="5059680" cy="3425825"/>
                            <a:chOff x="0" y="0"/>
                            <a:chExt cx="5059680" cy="3425825"/>
                          </a:xfrm>
                        </wpg:grpSpPr>
                        <pic:pic xmlns:pic="http://schemas.openxmlformats.org/drawingml/2006/picture">
                          <pic:nvPicPr>
                            <pic:cNvPr id="16" name="Picture 16"/>
                            <pic:cNvPicPr>
                              <a:picLocks noChangeAspect="1"/>
                            </pic:cNvPicPr>
                          </pic:nvPicPr>
                          <pic:blipFill rotWithShape="1">
                            <a:blip r:embed="rId18">
                              <a:extLst>
                                <a:ext uri="{28A0092B-C50C-407E-A947-70E740481C1C}">
                                  <a14:useLocalDpi xmlns:a14="http://schemas.microsoft.com/office/drawing/2010/main" val="0"/>
                                </a:ext>
                              </a:extLst>
                            </a:blip>
                            <a:srcRect l="16486" t="10183" r="15976"/>
                            <a:stretch/>
                          </pic:blipFill>
                          <pic:spPr bwMode="auto">
                            <a:xfrm>
                              <a:off x="0" y="0"/>
                              <a:ext cx="5059680" cy="3425825"/>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137160" y="929640"/>
                              <a:ext cx="381000" cy="335280"/>
                            </a:xfrm>
                            <a:prstGeom prst="rect">
                              <a:avLst/>
                            </a:prstGeom>
                            <a:noFill/>
                            <a:ln w="9525">
                              <a:noFill/>
                              <a:miter lim="800000"/>
                              <a:headEnd/>
                              <a:tailEnd/>
                            </a:ln>
                          </wps:spPr>
                          <wps:txbx>
                            <w:txbxContent>
                              <w:p w:rsidR="00196135" w:rsidRPr="007C0CD6" w:rsidRDefault="00196135">
                                <w:pPr>
                                  <w:rPr>
                                    <w:rFonts w:asciiTheme="majorHAnsi" w:hAnsiTheme="majorHAnsi" w:cstheme="majorHAnsi"/>
                                    <w:color w:val="767171" w:themeColor="background2" w:themeShade="80"/>
                                    <w:sz w:val="18"/>
                                    <w:szCs w:val="18"/>
                                  </w:rPr>
                                </w:pPr>
                                <w:r w:rsidRPr="007C0CD6">
                                  <w:rPr>
                                    <w:rFonts w:asciiTheme="majorHAnsi" w:hAnsiTheme="majorHAnsi" w:cstheme="majorHAnsi"/>
                                    <w:color w:val="767171" w:themeColor="background2" w:themeShade="80"/>
                                    <w:sz w:val="18"/>
                                    <w:szCs w:val="18"/>
                                  </w:rPr>
                                  <w:t>4</w:t>
                                </w:r>
                              </w:p>
                            </w:txbxContent>
                          </wps:txbx>
                          <wps:bodyPr rot="0" vert="horz" wrap="square" lIns="91440" tIns="45720" rIns="91440" bIns="45720" anchor="t" anchorCtr="0">
                            <a:noAutofit/>
                          </wps:bodyPr>
                        </wps:wsp>
                      </wpg:grpSp>
                      <wps:wsp>
                        <wps:cNvPr id="17" name="Rectangle 17"/>
                        <wps:cNvSpPr/>
                        <wps:spPr>
                          <a:xfrm>
                            <a:off x="198120" y="2575560"/>
                            <a:ext cx="463296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5F12E9" id="Group 19" o:spid="_x0000_s1031" style="position:absolute;left:0;text-align:left;margin-left:24pt;margin-top:76.9pt;width:398.4pt;height:269.75pt;z-index:-251649024" coordsize="50596,34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">
                <v:group id="Group 18" o:spid="_x0000_s1032" style="position:absolute;width:50596;height:34258" coordsize="50596,342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3" type="#_x0000_t75" style="position:absolute;width:50596;height:34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OeCPGAAAA2wAAAA8AAABkcnMvZG93bnJldi54bWxEj0FrwkAQhe+F/odlBC+lbuIh2NRVJFC1&#10;hx40pbkO2WkSmp1dsqtGf323IPQ2w3vzvjfL9Wh6cabBd5YVpLMEBHFtdceNgs/y7XkBwgdkjb1l&#10;UnAlD+vV48MSc20vfKDzMTQihrDPUUEbgsul9HVLBv3MOuKofdvBYIjr0Eg94CWGm17OkySTBjuO&#10;hBYdFS3VP8eTiRAub9unj6yoxl3/lbqDq8LLu1LTybh5BRFoDP/m+/Vex/oZ/P0SB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054I8YAAADbAAAADwAAAAAAAAAAAAAA&#10;AACfAgAAZHJzL2Rvd25yZXYueG1sUEsFBgAAAAAEAAQA9wAAAJIDAAAAAA==&#10;">
                    <v:imagedata r:id="rId19" o:title="" croptop="6674f" cropleft="10804f" cropright="10470f"/>
                    <v:path arrowok="t"/>
                  </v:shape>
                  <v:shapetype id="_x0000_t202" coordsize="21600,21600" o:spt="202" path="m,l,21600r21600,l21600,xe">
                    <v:stroke joinstyle="miter"/>
                    <v:path gradientshapeok="t" o:connecttype="rect"/>
                  </v:shapetype>
                  <v:shape id="Text Box 2" o:spid="_x0000_s1034" type="#_x0000_t202" style="position:absolute;left:1371;top:9296;width:3810;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196135" w:rsidRPr="007C0CD6" w:rsidRDefault="00196135">
                          <w:pPr>
                            <w:rPr>
                              <w:rFonts w:asciiTheme="majorHAnsi" w:hAnsiTheme="majorHAnsi" w:cstheme="majorHAnsi"/>
                              <w:color w:val="767171" w:themeColor="background2" w:themeShade="80"/>
                              <w:sz w:val="18"/>
                              <w:szCs w:val="18"/>
                            </w:rPr>
                          </w:pPr>
                          <w:r w:rsidRPr="007C0CD6">
                            <w:rPr>
                              <w:rFonts w:asciiTheme="majorHAnsi" w:hAnsiTheme="majorHAnsi" w:cstheme="majorHAnsi"/>
                              <w:color w:val="767171" w:themeColor="background2" w:themeShade="80"/>
                              <w:sz w:val="18"/>
                              <w:szCs w:val="18"/>
                            </w:rPr>
                            <w:t>4</w:t>
                          </w:r>
                        </w:p>
                      </w:txbxContent>
                    </v:textbox>
                  </v:shape>
                </v:group>
                <v:rect id="Rectangle 17" o:spid="_x0000_s1035" style="position:absolute;left:1981;top:25755;width:46329;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e8IA&#10;AADbAAAADwAAAGRycy9kb3ducmV2LnhtbESPT4vCMBDF78J+hzDC3jTVwyrVWERWEPaw/gOvQzO2&#10;pc0kJFG7334jCN5meO/35s2y6E0n7uRDY1nBZJyBIC6tbrhScD5tR3MQISJr7CyTgj8KUKw+BkvM&#10;tX3wge7HWIkUwiFHBXWMLpcylDUZDGPriJN2td5gTKuvpPb4SOGmk9Ms+5IGG04XanS0qalsjzeT&#10;arhu7/Tttz1fJv3Wf+ufgNVMqc9hv16AiNTHt/lF73TiZvD8JQ0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lX97wgAAANsAAAAPAAAAAAAAAAAAAAAAAJgCAABkcnMvZG93&#10;bnJldi54bWxQSwUGAAAAAAQABAD1AAAAhwMAAAAA&#10;" filled="f" strokecolor="red" strokeweight="1pt"/>
                <w10:wrap type="tight"/>
              </v:group>
            </w:pict>
          </mc:Fallback>
        </mc:AlternateContent>
      </w:r>
      <w:r w:rsidR="00917363">
        <w:rPr>
          <w:lang w:eastAsia="en-AU"/>
        </w:rPr>
        <w:t xml:space="preserve"> Here comes the most important part for testing, click </w:t>
      </w:r>
      <w:r w:rsidR="00917363" w:rsidRPr="007C0CD6">
        <w:rPr>
          <w:i/>
          <w:lang w:eastAsia="en-AU"/>
        </w:rPr>
        <w:t>‘Configure session’</w:t>
      </w:r>
      <w:r w:rsidR="00917363">
        <w:rPr>
          <w:lang w:eastAsia="en-AU"/>
        </w:rPr>
        <w:t xml:space="preserve">, this will reveal parameters you can change. </w:t>
      </w:r>
      <w:r w:rsidR="003D23C3">
        <w:rPr>
          <w:lang w:eastAsia="en-AU"/>
        </w:rPr>
        <w:t>For testing you must change the case parameter, the case will determine what test scenario it runs, for example, bankrupt will run a case scenario where every player contributes $0 of protection per round in the biosecurity game.</w:t>
      </w:r>
      <w:r>
        <w:rPr>
          <w:lang w:eastAsia="en-AU"/>
        </w:rPr>
        <w:t xml:space="preserve"> Do </w:t>
      </w:r>
      <w:r w:rsidRPr="007C0CD6">
        <w:rPr>
          <w:i/>
          <w:lang w:eastAsia="en-AU"/>
        </w:rPr>
        <w:t xml:space="preserve">‘bankrupt’ </w:t>
      </w:r>
      <w:r>
        <w:rPr>
          <w:lang w:eastAsia="en-AU"/>
        </w:rPr>
        <w:t>as your first case scenario.</w:t>
      </w:r>
      <w:r>
        <w:rPr>
          <w:lang w:eastAsia="en-AU"/>
        </w:rPr>
        <w:br/>
      </w:r>
    </w:p>
    <w:p w:rsidR="003D23C3" w:rsidRDefault="003D23C3" w:rsidP="00917363">
      <w:pPr>
        <w:pStyle w:val="ListParagraph"/>
        <w:numPr>
          <w:ilvl w:val="0"/>
          <w:numId w:val="16"/>
        </w:numPr>
        <w:rPr>
          <w:lang w:eastAsia="en-AU"/>
        </w:rPr>
      </w:pPr>
      <w:r>
        <w:rPr>
          <w:lang w:eastAsia="en-AU"/>
        </w:rPr>
        <w:t>Create the session and open all the links which will conduct the automated tests in your selected browser.</w:t>
      </w:r>
      <w:r w:rsidR="00452329">
        <w:rPr>
          <w:lang w:eastAsia="en-AU"/>
        </w:rPr>
        <w:t xml:space="preserve"> Let them continue until they reach a page where it simply says “</w:t>
      </w:r>
      <w:r w:rsidR="00452329">
        <w:rPr>
          <w:i/>
          <w:lang w:eastAsia="en-AU"/>
        </w:rPr>
        <w:t>Bot Completed”</w:t>
      </w:r>
      <w:r w:rsidR="00452329">
        <w:rPr>
          <w:lang w:eastAsia="en-AU"/>
        </w:rPr>
        <w:t>.</w:t>
      </w:r>
    </w:p>
    <w:p w:rsidR="003D23C3" w:rsidRDefault="003D23C3" w:rsidP="003D23C3">
      <w:pPr>
        <w:pStyle w:val="ListParagraph"/>
        <w:numPr>
          <w:ilvl w:val="0"/>
          <w:numId w:val="16"/>
        </w:numPr>
        <w:rPr>
          <w:lang w:eastAsia="en-AU"/>
        </w:rPr>
      </w:pPr>
      <w:r>
        <w:rPr>
          <w:lang w:eastAsia="en-AU"/>
        </w:rPr>
        <w:t xml:space="preserve">To complete testing for the ‘Basic Browser Bots’, you must repeat steps 3-5, except you must run all these case scenarios successfully (in no specific order and </w:t>
      </w:r>
      <w:r>
        <w:rPr>
          <w:b/>
          <w:lang w:eastAsia="en-AU"/>
        </w:rPr>
        <w:t xml:space="preserve">case specific, </w:t>
      </w:r>
      <w:r>
        <w:rPr>
          <w:lang w:eastAsia="en-AU"/>
        </w:rPr>
        <w:t xml:space="preserve">you cannot do </w:t>
      </w:r>
      <w:r w:rsidRPr="003D23C3">
        <w:rPr>
          <w:b/>
          <w:lang w:eastAsia="en-AU"/>
        </w:rPr>
        <w:t>bankrupt</w:t>
      </w:r>
      <w:r>
        <w:rPr>
          <w:lang w:eastAsia="en-AU"/>
        </w:rPr>
        <w:t xml:space="preserve"> as </w:t>
      </w:r>
      <w:r>
        <w:rPr>
          <w:b/>
          <w:lang w:eastAsia="en-AU"/>
        </w:rPr>
        <w:t>Bankrupt</w:t>
      </w:r>
      <w:r>
        <w:rPr>
          <w:lang w:eastAsia="en-AU"/>
        </w:rPr>
        <w:t>):</w:t>
      </w:r>
    </w:p>
    <w:p w:rsidR="003D23C3" w:rsidRDefault="003D23C3" w:rsidP="003D23C3">
      <w:pPr>
        <w:pStyle w:val="ListParagraph"/>
        <w:numPr>
          <w:ilvl w:val="1"/>
          <w:numId w:val="16"/>
        </w:numPr>
        <w:rPr>
          <w:lang w:eastAsia="en-AU"/>
        </w:rPr>
      </w:pPr>
      <w:r>
        <w:rPr>
          <w:lang w:eastAsia="en-AU"/>
        </w:rPr>
        <w:t xml:space="preserve">bankrupt – Every player does $0 protection every round. </w:t>
      </w:r>
      <w:r w:rsidR="007C0CD6">
        <w:rPr>
          <w:lang w:eastAsia="en-AU"/>
        </w:rPr>
        <w:t>You should have just completed this one.</w:t>
      </w:r>
    </w:p>
    <w:p w:rsidR="003D23C3" w:rsidRDefault="003D23C3" w:rsidP="003D23C3">
      <w:pPr>
        <w:pStyle w:val="ListParagraph"/>
        <w:numPr>
          <w:ilvl w:val="1"/>
          <w:numId w:val="16"/>
        </w:numPr>
        <w:rPr>
          <w:lang w:eastAsia="en-AU"/>
        </w:rPr>
      </w:pPr>
      <w:r>
        <w:rPr>
          <w:lang w:eastAsia="en-AU"/>
        </w:rPr>
        <w:t>half0halffull – Half of the players do maximum amount of protection, half do $0 every round.</w:t>
      </w:r>
    </w:p>
    <w:p w:rsidR="003D23C3" w:rsidRDefault="003D23C3" w:rsidP="003D23C3">
      <w:pPr>
        <w:pStyle w:val="ListParagraph"/>
        <w:numPr>
          <w:ilvl w:val="1"/>
          <w:numId w:val="16"/>
        </w:numPr>
        <w:rPr>
          <w:lang w:eastAsia="en-AU"/>
        </w:rPr>
      </w:pPr>
      <w:r>
        <w:rPr>
          <w:lang w:eastAsia="en-AU"/>
        </w:rPr>
        <w:t>full – Every player does maximum amount of protection every round.</w:t>
      </w:r>
    </w:p>
    <w:p w:rsidR="003D23C3" w:rsidRDefault="003D23C3" w:rsidP="003D23C3">
      <w:pPr>
        <w:pStyle w:val="ListParagraph"/>
        <w:numPr>
          <w:ilvl w:val="1"/>
          <w:numId w:val="16"/>
        </w:numPr>
        <w:rPr>
          <w:lang w:eastAsia="en-AU"/>
        </w:rPr>
      </w:pPr>
      <w:r>
        <w:rPr>
          <w:lang w:eastAsia="en-AU"/>
        </w:rPr>
        <w:t>threequarters – Every player does 75% of maximum protection every round.</w:t>
      </w:r>
    </w:p>
    <w:p w:rsidR="003D23C3" w:rsidRDefault="003D23C3" w:rsidP="003D23C3">
      <w:pPr>
        <w:pStyle w:val="ListParagraph"/>
        <w:numPr>
          <w:ilvl w:val="1"/>
          <w:numId w:val="16"/>
        </w:numPr>
        <w:rPr>
          <w:lang w:eastAsia="en-AU"/>
        </w:rPr>
      </w:pPr>
      <w:r>
        <w:rPr>
          <w:lang w:eastAsia="en-AU"/>
        </w:rPr>
        <w:t>half – Every player does 50% of maximum protection every round.</w:t>
      </w:r>
    </w:p>
    <w:p w:rsidR="003D23C3" w:rsidRDefault="003D23C3" w:rsidP="003D23C3">
      <w:pPr>
        <w:pStyle w:val="ListParagraph"/>
        <w:numPr>
          <w:ilvl w:val="1"/>
          <w:numId w:val="16"/>
        </w:numPr>
        <w:rPr>
          <w:lang w:eastAsia="en-AU"/>
        </w:rPr>
      </w:pPr>
      <w:r>
        <w:rPr>
          <w:lang w:eastAsia="en-AU"/>
        </w:rPr>
        <w:t>quarter – Every player does 25% of maximum protection every round.</w:t>
      </w:r>
    </w:p>
    <w:p w:rsidR="003D23C3" w:rsidRDefault="003D23C3" w:rsidP="003D23C3">
      <w:pPr>
        <w:pStyle w:val="ListParagraph"/>
        <w:numPr>
          <w:ilvl w:val="1"/>
          <w:numId w:val="16"/>
        </w:numPr>
        <w:rPr>
          <w:lang w:eastAsia="en-AU"/>
        </w:rPr>
      </w:pPr>
      <w:r>
        <w:rPr>
          <w:lang w:eastAsia="en-AU"/>
        </w:rPr>
        <w:t>random – Every player does a random amount of protection ($0 – Max Protection) every round.</w:t>
      </w:r>
    </w:p>
    <w:p w:rsidR="003D23C3" w:rsidRDefault="007C0CD6" w:rsidP="003D23C3">
      <w:pPr>
        <w:pStyle w:val="ListParagraph"/>
        <w:numPr>
          <w:ilvl w:val="0"/>
          <w:numId w:val="16"/>
        </w:numPr>
        <w:rPr>
          <w:lang w:eastAsia="en-AU"/>
        </w:rPr>
      </w:pPr>
      <w:r>
        <w:rPr>
          <w:lang w:eastAsia="en-AU"/>
        </w:rPr>
        <w:t xml:space="preserve">Now complete steps 3-6, except choose the following </w:t>
      </w:r>
      <w:r>
        <w:rPr>
          <w:i/>
          <w:lang w:eastAsia="en-AU"/>
        </w:rPr>
        <w:t>Session Configurations</w:t>
      </w:r>
      <w:r>
        <w:rPr>
          <w:lang w:eastAsia="en-AU"/>
        </w:rPr>
        <w:t>:</w:t>
      </w:r>
    </w:p>
    <w:p w:rsidR="007C0CD6" w:rsidRDefault="007C0CD6" w:rsidP="007C0CD6">
      <w:pPr>
        <w:pStyle w:val="ListParagraph"/>
        <w:numPr>
          <w:ilvl w:val="1"/>
          <w:numId w:val="16"/>
        </w:numPr>
        <w:rPr>
          <w:lang w:eastAsia="en-AU"/>
        </w:rPr>
      </w:pPr>
      <w:r>
        <w:rPr>
          <w:lang w:eastAsia="en-AU"/>
        </w:rPr>
        <w:t>Freeform Communication Browser Bots</w:t>
      </w:r>
    </w:p>
    <w:p w:rsidR="007C0CD6" w:rsidRDefault="007C0CD6" w:rsidP="007C0CD6">
      <w:pPr>
        <w:pStyle w:val="ListParagraph"/>
        <w:numPr>
          <w:ilvl w:val="1"/>
          <w:numId w:val="16"/>
        </w:numPr>
        <w:rPr>
          <w:lang w:eastAsia="en-AU"/>
        </w:rPr>
      </w:pPr>
      <w:r>
        <w:rPr>
          <w:lang w:eastAsia="en-AU"/>
        </w:rPr>
        <w:t>Approval on Pledges Browser Bots</w:t>
      </w:r>
    </w:p>
    <w:p w:rsidR="007C0CD6" w:rsidRDefault="007C0CD6" w:rsidP="007C0CD6">
      <w:pPr>
        <w:pStyle w:val="ListParagraph"/>
        <w:numPr>
          <w:ilvl w:val="1"/>
          <w:numId w:val="16"/>
        </w:numPr>
        <w:rPr>
          <w:lang w:eastAsia="en-AU"/>
        </w:rPr>
      </w:pPr>
      <w:r>
        <w:rPr>
          <w:lang w:eastAsia="en-AU"/>
        </w:rPr>
        <w:t>Approval on Contributions Browser Bots</w:t>
      </w:r>
    </w:p>
    <w:p w:rsidR="007C0CD6" w:rsidRDefault="007C0CD6" w:rsidP="007C0CD6">
      <w:pPr>
        <w:pStyle w:val="ListParagraph"/>
        <w:numPr>
          <w:ilvl w:val="0"/>
          <w:numId w:val="16"/>
        </w:numPr>
        <w:rPr>
          <w:lang w:eastAsia="en-AU"/>
        </w:rPr>
      </w:pPr>
      <w:r>
        <w:rPr>
          <w:lang w:eastAsia="en-AU"/>
        </w:rPr>
        <w:t>Now that you have completed</w:t>
      </w:r>
      <w:r w:rsidR="00452329">
        <w:rPr>
          <w:lang w:eastAsia="en-AU"/>
        </w:rPr>
        <w:t xml:space="preserve"> all the Session Configurations, save the data using the Data Export Page. Navigate to ‘Data’ on the top menu in the oTree administration page, and take the excel or csv sheet per app or through all-apps.</w:t>
      </w:r>
    </w:p>
    <w:p w:rsidR="00452329" w:rsidRDefault="00452329" w:rsidP="00466015">
      <w:pPr>
        <w:jc w:val="both"/>
        <w:rPr>
          <w:lang w:eastAsia="en-AU"/>
        </w:rPr>
      </w:pPr>
      <w:r>
        <w:rPr>
          <w:lang w:eastAsia="en-AU"/>
        </w:rPr>
        <w:t>The test is completed to its requirements once you have conducted steps 1-8 on the browsers and the systems those browsers are running. This test will take a fair amount of time to complete, here’s some tips to complete it faster:</w:t>
      </w:r>
    </w:p>
    <w:p w:rsidR="00452329" w:rsidRDefault="00452329" w:rsidP="00466015">
      <w:pPr>
        <w:pStyle w:val="ListParagraph"/>
        <w:numPr>
          <w:ilvl w:val="0"/>
          <w:numId w:val="17"/>
        </w:numPr>
        <w:jc w:val="both"/>
        <w:rPr>
          <w:lang w:eastAsia="en-AU"/>
        </w:rPr>
      </w:pPr>
      <w:r>
        <w:rPr>
          <w:lang w:eastAsia="en-AU"/>
        </w:rPr>
        <w:t>You can run one browser bot session and complete the test for multiple browsers by opening (or copying) the links in different browsers across different devices. This is a lesson I learned in doing the manual tests, as iOS only allows 2 active tabs at the same time, meaning that to perform an automated test on an iPad you must constantly switch tabs. This resulted in much manual work for a supposedly automated test, which at the time meant that I didn’t complete the automated testing for iOS and resorted to Manual Testing for the iPad.</w:t>
      </w:r>
    </w:p>
    <w:p w:rsidR="005069FA" w:rsidRDefault="005069FA" w:rsidP="00466015">
      <w:pPr>
        <w:pStyle w:val="ListParagraph"/>
        <w:numPr>
          <w:ilvl w:val="0"/>
          <w:numId w:val="17"/>
        </w:numPr>
        <w:jc w:val="both"/>
        <w:rPr>
          <w:lang w:eastAsia="en-AU"/>
        </w:rPr>
      </w:pPr>
      <w:r>
        <w:rPr>
          <w:lang w:eastAsia="en-AU"/>
        </w:rPr>
        <w:t>You could create all the sessions first with their appropriate cases, and then proceed to run the browser bots for different cases simultaneously, although, be warned this will cause the web server to slow down. In my testing, which will be examined later, I could run around 20-30 participants or bots simultaneously.</w:t>
      </w:r>
    </w:p>
    <w:p w:rsidR="00457483" w:rsidRPr="00AB75CD" w:rsidRDefault="005069FA" w:rsidP="00466015">
      <w:pPr>
        <w:pStyle w:val="ListParagraph"/>
        <w:numPr>
          <w:ilvl w:val="0"/>
          <w:numId w:val="17"/>
        </w:numPr>
        <w:jc w:val="both"/>
        <w:rPr>
          <w:lang w:eastAsia="en-AU"/>
        </w:rPr>
      </w:pPr>
      <w:r>
        <w:rPr>
          <w:lang w:eastAsia="en-AU"/>
        </w:rPr>
        <w:t xml:space="preserve">If the browsers can’t even complete the </w:t>
      </w:r>
      <w:r>
        <w:rPr>
          <w:i/>
          <w:lang w:eastAsia="en-AU"/>
        </w:rPr>
        <w:t>Basic Browser Bots</w:t>
      </w:r>
      <w:r>
        <w:rPr>
          <w:lang w:eastAsia="en-AU"/>
        </w:rPr>
        <w:t xml:space="preserve"> test successfully, chances are they will not complete the rest of the Session Configurations successfully as the other configurations put more stress on the web server and the web browser (and the device its running on) alike.</w:t>
      </w:r>
    </w:p>
    <w:p w:rsidR="003C0C63" w:rsidRPr="005069FA" w:rsidRDefault="003C0C63" w:rsidP="005069FA">
      <w:pPr>
        <w:pStyle w:val="Heading3"/>
        <w:rPr>
          <w:bCs w:val="0"/>
          <w:color w:val="000000"/>
          <w:u w:val="single"/>
        </w:rPr>
      </w:pPr>
      <w:bookmarkStart w:id="187" w:name="_Toc481344801"/>
      <w:r w:rsidRPr="005069FA">
        <w:rPr>
          <w:bCs w:val="0"/>
          <w:color w:val="000000"/>
          <w:u w:val="single"/>
        </w:rPr>
        <w:t>Test Analysis Report</w:t>
      </w:r>
      <w:bookmarkEnd w:id="187"/>
    </w:p>
    <w:p w:rsidR="005069FA" w:rsidRDefault="005069FA"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In my testing, Windows and Android all completed their tests successfully, iOS had some difficulties as mentioned </w:t>
      </w:r>
      <w:hyperlink w:anchor="_Test_Description" w:history="1">
        <w:r w:rsidRPr="005069FA">
          <w:rPr>
            <w:rStyle w:val="Hyperlink"/>
            <w:rFonts w:eastAsia="Times New Roman" w:cs="Times New Roman"/>
            <w:szCs w:val="27"/>
            <w:shd w:val="clear" w:color="auto" w:fill="FFFFFF"/>
            <w:lang w:eastAsia="en-AU"/>
          </w:rPr>
          <w:t>above</w:t>
        </w:r>
      </w:hyperlink>
      <w:r>
        <w:rPr>
          <w:rFonts w:eastAsia="Times New Roman" w:cs="Times New Roman"/>
          <w:color w:val="000000"/>
          <w:szCs w:val="27"/>
          <w:shd w:val="clear" w:color="auto" w:fill="FFFFFF"/>
          <w:lang w:eastAsia="en-AU"/>
        </w:rPr>
        <w:t xml:space="preserve">, namely that it could only have 2 active tabs. This limitation by iOS </w:t>
      </w:r>
      <w:r w:rsidR="00006D0E">
        <w:rPr>
          <w:rFonts w:eastAsia="Times New Roman" w:cs="Times New Roman"/>
          <w:color w:val="000000"/>
          <w:szCs w:val="27"/>
          <w:shd w:val="clear" w:color="auto" w:fill="FFFFFF"/>
          <w:lang w:eastAsia="en-AU"/>
        </w:rPr>
        <w:t>on web browsers meant that every time you opened 4 links, only 2 of those links could be doing something in their respective processes. This resulted in me having to switch tabs constantly on iOS, in my case this was too much time to complete the test this way and had to move on to manual testing.</w:t>
      </w:r>
    </w:p>
    <w:p w:rsidR="00006D0E" w:rsidRDefault="00006D0E" w:rsidP="003C0C63">
      <w:pPr>
        <w:spacing w:after="0" w:line="240" w:lineRule="auto"/>
        <w:rPr>
          <w:rFonts w:eastAsia="Times New Roman" w:cs="Times New Roman"/>
          <w:color w:val="000000"/>
          <w:szCs w:val="27"/>
          <w:shd w:val="clear" w:color="auto" w:fill="FFFFFF"/>
          <w:lang w:eastAsia="en-AU"/>
        </w:rPr>
      </w:pPr>
    </w:p>
    <w:p w:rsidR="00006D0E" w:rsidRDefault="00006D0E"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The below tables go through Windows, Android and all the</w:t>
      </w:r>
      <w:r w:rsidR="000E6B85">
        <w:rPr>
          <w:rFonts w:eastAsia="Times New Roman" w:cs="Times New Roman"/>
          <w:color w:val="000000"/>
          <w:szCs w:val="27"/>
          <w:shd w:val="clear" w:color="auto" w:fill="FFFFFF"/>
          <w:lang w:eastAsia="en-AU"/>
        </w:rPr>
        <w:t xml:space="preserve"> web browsers I tested on these </w:t>
      </w:r>
      <w:r w:rsidRPr="00393839">
        <w:rPr>
          <w:rFonts w:eastAsia="Times New Roman" w:cs="Times New Roman"/>
          <w:color w:val="000000"/>
          <w:szCs w:val="27"/>
          <w:lang w:eastAsia="en-AU"/>
        </w:rPr>
        <w:t>platforms, a tick will indicate that the browser passed the test, and cross will indicate it</w:t>
      </w:r>
      <w:r>
        <w:rPr>
          <w:rFonts w:eastAsia="Times New Roman" w:cs="Times New Roman"/>
          <w:color w:val="000000"/>
          <w:szCs w:val="27"/>
          <w:shd w:val="clear" w:color="auto" w:fill="FFFFFF"/>
          <w:lang w:eastAsia="en-AU"/>
        </w:rPr>
        <w:t xml:space="preserve"> didn’t. I will explain why each didn’t complete the test appropriately below the tables.</w:t>
      </w:r>
      <w:r w:rsidR="000E6B85">
        <w:rPr>
          <w:rFonts w:eastAsia="Times New Roman" w:cs="Times New Roman"/>
          <w:color w:val="000000"/>
          <w:szCs w:val="27"/>
          <w:shd w:val="clear" w:color="auto" w:fill="FFFFFF"/>
          <w:lang w:eastAsia="en-AU"/>
        </w:rPr>
        <w:t xml:space="preserve"> As a reminder, the only requirement for the test was for the program to work on any web browsers that the tester (you) wishes to support. To meet this requirement, it needs to </w:t>
      </w:r>
      <w:r w:rsidR="000E6B85" w:rsidRPr="000E6B85">
        <w:rPr>
          <w:rFonts w:eastAsia="Times New Roman" w:cs="Times New Roman"/>
          <w:i/>
          <w:color w:val="000000"/>
          <w:szCs w:val="27"/>
          <w:shd w:val="clear" w:color="auto" w:fill="FFFFFF"/>
          <w:lang w:eastAsia="en-AU"/>
        </w:rPr>
        <w:t>complete every single scenario for each Session Configuration</w:t>
      </w:r>
      <w:r w:rsidR="000E6B85">
        <w:rPr>
          <w:rFonts w:eastAsia="Times New Roman" w:cs="Times New Roman"/>
          <w:color w:val="000000"/>
          <w:szCs w:val="27"/>
          <w:shd w:val="clear" w:color="auto" w:fill="FFFFFF"/>
          <w:lang w:eastAsia="en-AU"/>
        </w:rPr>
        <w:t xml:space="preserve"> as mentioned above in the </w:t>
      </w:r>
      <w:hyperlink w:anchor="_Test_Description" w:history="1">
        <w:r w:rsidR="000E6B85" w:rsidRPr="000E6B85">
          <w:rPr>
            <w:rStyle w:val="Hyperlink"/>
            <w:rFonts w:eastAsia="Times New Roman" w:cs="Times New Roman"/>
            <w:szCs w:val="27"/>
            <w:shd w:val="clear" w:color="auto" w:fill="FFFFFF"/>
            <w:lang w:eastAsia="en-AU"/>
          </w:rPr>
          <w:t>Test Description</w:t>
        </w:r>
      </w:hyperlink>
      <w:r w:rsidR="000E6B85">
        <w:rPr>
          <w:rFonts w:eastAsia="Times New Roman" w:cs="Times New Roman"/>
          <w:color w:val="000000"/>
          <w:szCs w:val="27"/>
          <w:shd w:val="clear" w:color="auto" w:fill="FFFFFF"/>
          <w:lang w:eastAsia="en-AU"/>
        </w:rPr>
        <w:t>. Thus, in the tables below, a tick means it completed all the scenarios, in that Session Configuration.</w:t>
      </w:r>
    </w:p>
    <w:p w:rsidR="00393839" w:rsidRDefault="00393839" w:rsidP="000E6B85">
      <w:pPr>
        <w:spacing w:after="0" w:line="240" w:lineRule="auto"/>
        <w:rPr>
          <w:rFonts w:eastAsia="Times New Roman" w:cs="Times New Roman"/>
          <w:color w:val="000000"/>
          <w:szCs w:val="27"/>
          <w:shd w:val="clear" w:color="auto" w:fill="FFFFFF"/>
          <w:lang w:eastAsia="en-AU"/>
        </w:rPr>
      </w:pPr>
    </w:p>
    <w:p w:rsidR="00393839" w:rsidRDefault="00393839" w:rsidP="000E6B85">
      <w:pPr>
        <w:spacing w:after="0" w:line="240" w:lineRule="auto"/>
        <w:rPr>
          <w:rFonts w:eastAsia="Times New Roman" w:cs="Times New Roman"/>
          <w:color w:val="000000"/>
          <w:szCs w:val="27"/>
          <w:shd w:val="clear" w:color="auto" w:fill="FFFFFF"/>
          <w:lang w:eastAsia="en-AU"/>
        </w:rPr>
      </w:pPr>
    </w:p>
    <w:p w:rsidR="00393839" w:rsidRDefault="00393839" w:rsidP="000E6B85">
      <w:pPr>
        <w:spacing w:after="0" w:line="240" w:lineRule="auto"/>
        <w:rPr>
          <w:rFonts w:eastAsia="Times New Roman" w:cs="Times New Roman"/>
          <w:color w:val="000000"/>
          <w:szCs w:val="27"/>
          <w:shd w:val="clear" w:color="auto" w:fill="FFFFFF"/>
          <w:lang w:eastAsia="en-AU"/>
        </w:rPr>
      </w:pPr>
    </w:p>
    <w:tbl>
      <w:tblPr>
        <w:tblStyle w:val="TableGrid"/>
        <w:tblpPr w:leftFromText="180" w:rightFromText="180" w:vertAnchor="text" w:horzAnchor="margin" w:tblpY="-9"/>
        <w:tblW w:w="5000" w:type="pct"/>
        <w:tblLook w:val="04A0" w:firstRow="1" w:lastRow="0" w:firstColumn="1" w:lastColumn="0" w:noHBand="0" w:noVBand="1"/>
      </w:tblPr>
      <w:tblGrid>
        <w:gridCol w:w="2264"/>
        <w:gridCol w:w="1416"/>
        <w:gridCol w:w="1562"/>
        <w:gridCol w:w="1973"/>
        <w:gridCol w:w="1801"/>
      </w:tblGrid>
      <w:tr w:rsidR="00085731" w:rsidRPr="00393839" w:rsidTr="00085731">
        <w:tc>
          <w:tcPr>
            <w:tcW w:w="1256" w:type="pct"/>
            <w:shd w:val="clear" w:color="auto" w:fill="auto"/>
          </w:tcPr>
          <w:p w:rsidR="00085731" w:rsidRPr="00393839" w:rsidRDefault="00085731" w:rsidP="00085731">
            <w:pPr>
              <w:rPr>
                <w:sz w:val="28"/>
                <w:szCs w:val="28"/>
                <w:shd w:val="clear" w:color="auto" w:fill="FFFFFF"/>
                <w:lang w:eastAsia="en-AU"/>
              </w:rPr>
            </w:pPr>
            <w:r w:rsidRPr="00393839">
              <w:rPr>
                <w:sz w:val="28"/>
                <w:szCs w:val="28"/>
                <w:shd w:val="clear" w:color="auto" w:fill="FFFFFF"/>
                <w:lang w:eastAsia="en-AU"/>
              </w:rPr>
              <w:t>Windows 10</w:t>
            </w:r>
          </w:p>
        </w:tc>
        <w:tc>
          <w:tcPr>
            <w:tcW w:w="785"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Basic</w:t>
            </w:r>
          </w:p>
        </w:tc>
        <w:tc>
          <w:tcPr>
            <w:tcW w:w="866"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Freeform</w:t>
            </w:r>
          </w:p>
        </w:tc>
        <w:tc>
          <w:tcPr>
            <w:tcW w:w="1094"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Approval on Pledges</w:t>
            </w:r>
          </w:p>
        </w:tc>
        <w:tc>
          <w:tcPr>
            <w:tcW w:w="999"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Approval on Contributions</w:t>
            </w:r>
          </w:p>
        </w:tc>
      </w:tr>
      <w:tr w:rsidR="00085731" w:rsidRPr="00393839" w:rsidTr="00085731">
        <w:tc>
          <w:tcPr>
            <w:tcW w:w="1256"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Chrome</w:t>
            </w:r>
          </w:p>
        </w:tc>
        <w:tc>
          <w:tcPr>
            <w:tcW w:w="785"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rsidRPr="00393839" w:rsidTr="00085731">
        <w:tc>
          <w:tcPr>
            <w:tcW w:w="1256"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Internet Explorer 11</w:t>
            </w:r>
          </w:p>
        </w:tc>
        <w:tc>
          <w:tcPr>
            <w:tcW w:w="785"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866"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1094"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999"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72"/>
            </w:r>
          </w:p>
        </w:tc>
      </w:tr>
      <w:tr w:rsidR="00085731" w:rsidRPr="00393839" w:rsidTr="00085731">
        <w:tc>
          <w:tcPr>
            <w:tcW w:w="1256"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Microsoft Edge</w:t>
            </w:r>
          </w:p>
        </w:tc>
        <w:tc>
          <w:tcPr>
            <w:tcW w:w="785"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rsidRPr="00393839" w:rsidTr="00085731">
        <w:tc>
          <w:tcPr>
            <w:tcW w:w="1256"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Firefox</w:t>
            </w:r>
          </w:p>
        </w:tc>
        <w:tc>
          <w:tcPr>
            <w:tcW w:w="785"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rsidTr="00085731">
        <w:tc>
          <w:tcPr>
            <w:tcW w:w="1256"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Opera</w:t>
            </w:r>
          </w:p>
        </w:tc>
        <w:tc>
          <w:tcPr>
            <w:tcW w:w="785"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bl>
    <w:p w:rsidR="00393839" w:rsidRDefault="00393839" w:rsidP="000E6B85">
      <w:pPr>
        <w:spacing w:after="0" w:line="240" w:lineRule="auto"/>
        <w:rPr>
          <w:rFonts w:eastAsia="Times New Roman" w:cs="Times New Roman"/>
          <w:color w:val="000000"/>
          <w:szCs w:val="27"/>
          <w:shd w:val="clear" w:color="auto" w:fill="FFFFFF"/>
          <w:lang w:eastAsia="en-AU"/>
        </w:rPr>
      </w:pPr>
    </w:p>
    <w:tbl>
      <w:tblPr>
        <w:tblStyle w:val="TableGrid"/>
        <w:tblpPr w:leftFromText="180" w:rightFromText="180" w:vertAnchor="text" w:horzAnchor="margin" w:tblpY="81"/>
        <w:tblW w:w="5000" w:type="pct"/>
        <w:tblLook w:val="04A0" w:firstRow="1" w:lastRow="0" w:firstColumn="1" w:lastColumn="0" w:noHBand="0" w:noVBand="1"/>
      </w:tblPr>
      <w:tblGrid>
        <w:gridCol w:w="1804"/>
        <w:gridCol w:w="1803"/>
        <w:gridCol w:w="1803"/>
        <w:gridCol w:w="1803"/>
        <w:gridCol w:w="1803"/>
      </w:tblGrid>
      <w:tr w:rsidR="00085731" w:rsidRPr="00393839" w:rsidTr="00085731">
        <w:tc>
          <w:tcPr>
            <w:tcW w:w="1000" w:type="pct"/>
            <w:shd w:val="clear" w:color="auto" w:fill="auto"/>
          </w:tcPr>
          <w:p w:rsidR="00085731" w:rsidRPr="00393839" w:rsidRDefault="00085731" w:rsidP="00085731">
            <w:pPr>
              <w:rPr>
                <w:sz w:val="28"/>
                <w:szCs w:val="28"/>
                <w:shd w:val="clear" w:color="auto" w:fill="FFFFFF"/>
                <w:lang w:eastAsia="en-AU"/>
              </w:rPr>
            </w:pPr>
            <w:r>
              <w:rPr>
                <w:sz w:val="28"/>
                <w:szCs w:val="28"/>
                <w:shd w:val="clear" w:color="auto" w:fill="FFFFFF"/>
                <w:lang w:eastAsia="en-AU"/>
              </w:rPr>
              <w:t>Android 7.1.1</w:t>
            </w:r>
          </w:p>
        </w:tc>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Basic</w:t>
            </w:r>
          </w:p>
        </w:tc>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Freeform</w:t>
            </w:r>
          </w:p>
        </w:tc>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Approval on Pledges</w:t>
            </w:r>
          </w:p>
        </w:tc>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Approval on Contributions</w:t>
            </w:r>
          </w:p>
        </w:tc>
      </w:tr>
      <w:tr w:rsidR="00085731" w:rsidRPr="00393839" w:rsidTr="00085731">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Chrome</w:t>
            </w:r>
          </w:p>
        </w:tc>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rsidRPr="00393839" w:rsidTr="00085731">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Firefox</w:t>
            </w:r>
          </w:p>
        </w:tc>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rsidTr="00085731">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Opera</w:t>
            </w:r>
          </w:p>
        </w:tc>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bl>
    <w:p w:rsidR="000E6B85" w:rsidRDefault="000E6B85" w:rsidP="000E6B85">
      <w:pPr>
        <w:spacing w:after="0" w:line="240" w:lineRule="auto"/>
        <w:rPr>
          <w:rFonts w:eastAsia="Times New Roman" w:cs="Times New Roman"/>
          <w:color w:val="000000"/>
          <w:szCs w:val="27"/>
          <w:shd w:val="clear" w:color="auto" w:fill="FFFFFF"/>
          <w:lang w:eastAsia="en-AU"/>
        </w:rPr>
      </w:pPr>
    </w:p>
    <w:p w:rsidR="000E6B85" w:rsidRDefault="000E6B85" w:rsidP="000E6B85">
      <w:pPr>
        <w:spacing w:after="0" w:line="240" w:lineRule="auto"/>
        <w:rPr>
          <w:rFonts w:eastAsia="Times New Roman" w:cs="Times New Roman"/>
          <w:color w:val="000000"/>
          <w:szCs w:val="27"/>
          <w:shd w:val="clear" w:color="auto" w:fill="FFFFFF"/>
          <w:lang w:eastAsia="en-AU"/>
        </w:rPr>
      </w:pPr>
    </w:p>
    <w:p w:rsidR="000E6B85" w:rsidRDefault="00393839"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In these tests, I found all the browsers except Internet Explorer 11 to be compatible with the biosecurity game. The main problem with Internet Explorer 11 was that it occasionally crashed or halted during the test. </w:t>
      </w:r>
      <w:del w:id="188" w:author="Ben White" w:date="2017-11-07T12:23:00Z">
        <w:r w:rsidDel="006951A9">
          <w:rPr>
            <w:rFonts w:eastAsia="Times New Roman" w:cs="Times New Roman"/>
            <w:color w:val="000000"/>
            <w:szCs w:val="27"/>
            <w:shd w:val="clear" w:color="auto" w:fill="FFFFFF"/>
            <w:lang w:eastAsia="en-AU"/>
          </w:rPr>
          <w:delText xml:space="preserve">The game could be restarted after a crash at the point where the game crashed, however this lack of stability was alarming from the start, and even more alarming is Microsoft no longer supporting Internet Explorer. This means users should, if they are concerned about security at all, will abandon the web browser in favour of browsers like Edge or Chrome. Thus, with Internet Explorer 11’s lack of support and instability with the game, I will not support it. </w:delText>
        </w:r>
      </w:del>
    </w:p>
    <w:p w:rsidR="00393839" w:rsidDel="006951A9" w:rsidRDefault="00393839" w:rsidP="000E6B85">
      <w:pPr>
        <w:spacing w:after="0" w:line="240" w:lineRule="auto"/>
        <w:rPr>
          <w:del w:id="189" w:author="Ben White" w:date="2017-11-07T12:23:00Z"/>
          <w:rFonts w:eastAsia="Times New Roman" w:cs="Times New Roman"/>
          <w:color w:val="000000"/>
          <w:szCs w:val="27"/>
          <w:shd w:val="clear" w:color="auto" w:fill="FFFFFF"/>
          <w:lang w:eastAsia="en-AU"/>
        </w:rPr>
      </w:pPr>
    </w:p>
    <w:p w:rsidR="00393839" w:rsidRDefault="00393839"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As mentioned, in the </w:t>
      </w:r>
      <w:hyperlink w:anchor="_Test_Description" w:history="1">
        <w:r w:rsidRPr="00393839">
          <w:rPr>
            <w:rStyle w:val="Hyperlink"/>
            <w:rFonts w:eastAsia="Times New Roman" w:cs="Times New Roman"/>
            <w:szCs w:val="27"/>
            <w:shd w:val="clear" w:color="auto" w:fill="FFFFFF"/>
            <w:lang w:eastAsia="en-AU"/>
          </w:rPr>
          <w:t>Test Description</w:t>
        </w:r>
      </w:hyperlink>
      <w:r>
        <w:rPr>
          <w:rFonts w:eastAsia="Times New Roman" w:cs="Times New Roman"/>
          <w:color w:val="000000"/>
          <w:szCs w:val="27"/>
          <w:shd w:val="clear" w:color="auto" w:fill="FFFFFF"/>
          <w:lang w:eastAsia="en-AU"/>
        </w:rPr>
        <w:t xml:space="preserve">, I didn’t do any automated tests on iOS due to </w:t>
      </w:r>
      <w:r w:rsidR="00E92525">
        <w:rPr>
          <w:rFonts w:eastAsia="Times New Roman" w:cs="Times New Roman"/>
          <w:color w:val="000000"/>
          <w:szCs w:val="27"/>
          <w:shd w:val="clear" w:color="auto" w:fill="FFFFFF"/>
          <w:lang w:eastAsia="en-AU"/>
        </w:rPr>
        <w:t xml:space="preserve">the limitation on web browsers put on by iOS. The limitation was that iOS didn’t allow any more than 2 active tabs at a time. On iOS, this makes sense as it increases battery life with less processor usage, and reduces the amount of data used by the device, meaning people on </w:t>
      </w:r>
      <w:del w:id="190" w:author="Ben White" w:date="2017-11-07T11:39:00Z">
        <w:r w:rsidR="00E92525" w:rsidDel="002C63D3">
          <w:rPr>
            <w:rFonts w:eastAsia="Times New Roman" w:cs="Times New Roman"/>
            <w:color w:val="000000"/>
            <w:szCs w:val="27"/>
            <w:shd w:val="clear" w:color="auto" w:fill="FFFFFF"/>
            <w:lang w:eastAsia="en-AU"/>
          </w:rPr>
          <w:delText xml:space="preserve">expensive </w:delText>
        </w:r>
      </w:del>
      <w:r w:rsidR="00E92525">
        <w:rPr>
          <w:rFonts w:eastAsia="Times New Roman" w:cs="Times New Roman"/>
          <w:color w:val="000000"/>
          <w:szCs w:val="27"/>
          <w:shd w:val="clear" w:color="auto" w:fill="FFFFFF"/>
          <w:lang w:eastAsia="en-AU"/>
        </w:rPr>
        <w:t>3G/4G (and potentially 5G) plans in the future will not suffer large costs. Unfortunately, in this context, it was not helpful and to complete an automated bot test, the tester would have to sit there constantly switching tabs on the device, spending just as much time (or longer) as completing a manual test. To be clear I will support iOS and the web browsers Safari and Chrome, as one will see from the Manual Testing below, they are successful and are quite good at running the program.</w:t>
      </w:r>
    </w:p>
    <w:p w:rsidR="00E92525" w:rsidRDefault="00E92525" w:rsidP="000E6B85">
      <w:pPr>
        <w:spacing w:after="0" w:line="240" w:lineRule="auto"/>
        <w:rPr>
          <w:rFonts w:eastAsia="Times New Roman" w:cs="Times New Roman"/>
          <w:color w:val="000000"/>
          <w:szCs w:val="27"/>
          <w:shd w:val="clear" w:color="auto" w:fill="FFFFFF"/>
          <w:lang w:eastAsia="en-AU"/>
        </w:rPr>
      </w:pPr>
    </w:p>
    <w:p w:rsidR="00006D0E" w:rsidRDefault="00E92525"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Finally, to discuss and compare the behaviour of browsers during these tests, on Windows 10, Chrome and Microsoft Edge were the fastest to complete their automated tests by far. With Opera and Firefox being comparable in speed to each other, but not as fast as Edge or Chrome. Thus, on Windows 10, I will support all browsers that passed all the automated tests, favouring Chrome or Edge. On Android, unsurprisingly, Chrome was the fastest browser, due to Android being an OS developed by Google, Chrome’s optimisation on Android would undoubtedly high priority. </w:t>
      </w:r>
      <w:r w:rsidR="008A0477">
        <w:rPr>
          <w:rFonts w:eastAsia="Times New Roman" w:cs="Times New Roman"/>
          <w:color w:val="000000"/>
          <w:szCs w:val="27"/>
          <w:shd w:val="clear" w:color="auto" w:fill="FFFFFF"/>
          <w:lang w:eastAsia="en-AU"/>
        </w:rPr>
        <w:t>Thus,</w:t>
      </w:r>
      <w:r>
        <w:rPr>
          <w:rFonts w:eastAsia="Times New Roman" w:cs="Times New Roman"/>
          <w:color w:val="000000"/>
          <w:szCs w:val="27"/>
          <w:shd w:val="clear" w:color="auto" w:fill="FFFFFF"/>
          <w:lang w:eastAsia="en-AU"/>
        </w:rPr>
        <w:t xml:space="preserve"> I will support Android’s Chrome Web browser, however I will advise, that people should not play this game on devices smaller than 7”, for an explanation of this refer to the </w:t>
      </w:r>
      <w:hyperlink w:anchor="_Test_Analysis_Report" w:history="1">
        <w:r w:rsidRPr="008A0477">
          <w:rPr>
            <w:rStyle w:val="Hyperlink"/>
            <w:rFonts w:eastAsia="Times New Roman" w:cs="Times New Roman"/>
            <w:szCs w:val="27"/>
            <w:shd w:val="clear" w:color="auto" w:fill="FFFFFF"/>
            <w:lang w:eastAsia="en-AU"/>
          </w:rPr>
          <w:t>test report for the Manual Testing</w:t>
        </w:r>
      </w:hyperlink>
      <w:r>
        <w:rPr>
          <w:rFonts w:eastAsia="Times New Roman" w:cs="Times New Roman"/>
          <w:color w:val="000000"/>
          <w:szCs w:val="27"/>
          <w:shd w:val="clear" w:color="auto" w:fill="FFFFFF"/>
          <w:lang w:eastAsia="en-AU"/>
        </w:rPr>
        <w:t>.</w:t>
      </w:r>
    </w:p>
    <w:p w:rsidR="008A0477" w:rsidRDefault="008A0477" w:rsidP="003C0C63">
      <w:pPr>
        <w:spacing w:after="0" w:line="240" w:lineRule="auto"/>
        <w:rPr>
          <w:rFonts w:eastAsia="Times New Roman" w:cs="Times New Roman"/>
          <w:color w:val="000000"/>
          <w:szCs w:val="27"/>
          <w:shd w:val="clear" w:color="auto" w:fill="FFFFFF"/>
          <w:lang w:eastAsia="en-AU"/>
        </w:rPr>
      </w:pPr>
    </w:p>
    <w:p w:rsidR="008A0477" w:rsidRPr="005069FA" w:rsidRDefault="008A0477"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To conclude, Google Chrome is the best web browser for the game to run on, the Manual Testing supports this, as below.</w:t>
      </w:r>
    </w:p>
    <w:p w:rsidR="003C0C63" w:rsidRPr="00AB75CD" w:rsidRDefault="003C0C63" w:rsidP="00E92525">
      <w:pPr>
        <w:pStyle w:val="Heading2"/>
        <w:rPr>
          <w:b w:val="0"/>
          <w:bCs w:val="0"/>
          <w:color w:val="000000"/>
          <w:u w:val="single"/>
        </w:rPr>
      </w:pPr>
      <w:bookmarkStart w:id="191" w:name="Test_D"/>
      <w:bookmarkStart w:id="192" w:name="_Toc481344802"/>
      <w:bookmarkEnd w:id="191"/>
      <w:r w:rsidRPr="00AB75CD">
        <w:rPr>
          <w:color w:val="000000"/>
          <w:u w:val="single"/>
        </w:rPr>
        <w:t xml:space="preserve">Test </w:t>
      </w:r>
      <w:r w:rsidR="00AB75CD" w:rsidRPr="00AB75CD">
        <w:rPr>
          <w:color w:val="000000"/>
          <w:u w:val="single"/>
        </w:rPr>
        <w:t>4 – Manual Browser Testing</w:t>
      </w:r>
      <w:bookmarkEnd w:id="192"/>
    </w:p>
    <w:p w:rsidR="003C0C63" w:rsidRPr="00AB75CD" w:rsidRDefault="008A0477" w:rsidP="00466015">
      <w:pPr>
        <w:spacing w:after="0" w:line="240" w:lineRule="auto"/>
        <w:jc w:val="both"/>
        <w:rPr>
          <w:rFonts w:eastAsia="Times New Roman" w:cs="Times New Roman"/>
          <w:sz w:val="22"/>
          <w:szCs w:val="24"/>
          <w:lang w:eastAsia="en-AU"/>
        </w:rPr>
      </w:pPr>
      <w:r>
        <w:rPr>
          <w:rFonts w:eastAsia="Times New Roman" w:cs="Times New Roman"/>
          <w:color w:val="000000"/>
          <w:szCs w:val="27"/>
          <w:shd w:val="clear" w:color="auto" w:fill="FFFFFF"/>
          <w:lang w:eastAsia="en-AU"/>
        </w:rPr>
        <w:t xml:space="preserve">The purpose of manual testing is to observe how the game behaves in real time, to see if the manual testing reflects the results of the automated browser bot </w:t>
      </w:r>
      <w:r w:rsidR="00B171C8">
        <w:rPr>
          <w:rFonts w:eastAsia="Times New Roman" w:cs="Times New Roman"/>
          <w:color w:val="000000"/>
          <w:szCs w:val="27"/>
          <w:shd w:val="clear" w:color="auto" w:fill="FFFFFF"/>
          <w:lang w:eastAsia="en-AU"/>
        </w:rPr>
        <w:t>testing</w:t>
      </w:r>
      <w:r w:rsidR="0055055B">
        <w:rPr>
          <w:rFonts w:eastAsia="Times New Roman" w:cs="Times New Roman"/>
          <w:color w:val="000000"/>
          <w:szCs w:val="27"/>
          <w:shd w:val="clear" w:color="auto" w:fill="FFFFFF"/>
          <w:lang w:eastAsia="en-AU"/>
        </w:rPr>
        <w:t xml:space="preserve">. </w:t>
      </w:r>
      <w:r w:rsidR="00462CCC">
        <w:rPr>
          <w:rFonts w:eastAsia="Times New Roman" w:cs="Times New Roman"/>
          <w:color w:val="000000"/>
          <w:szCs w:val="27"/>
          <w:shd w:val="clear" w:color="auto" w:fill="FFFFFF"/>
          <w:lang w:eastAsia="en-AU"/>
        </w:rPr>
        <w:t>The tests also include any actions coming from administrators like moving the slowest players forward, checking the data as games progress. Mainly this test is about how the game looks and works on many different devices and browsers. It is this test that is the final stage of testing the game itself, ensuring that its working in all areas as it should.</w:t>
      </w:r>
    </w:p>
    <w:p w:rsidR="003C0C63" w:rsidRDefault="003C0C63" w:rsidP="00E92525">
      <w:pPr>
        <w:pStyle w:val="Heading3"/>
        <w:rPr>
          <w:color w:val="000000"/>
          <w:u w:val="single"/>
        </w:rPr>
      </w:pPr>
      <w:bookmarkStart w:id="193" w:name="_Test_Specification_1"/>
      <w:bookmarkStart w:id="194" w:name="_Toc481344803"/>
      <w:bookmarkEnd w:id="193"/>
      <w:r w:rsidRPr="00AB75CD">
        <w:rPr>
          <w:color w:val="000000"/>
          <w:u w:val="single"/>
        </w:rPr>
        <w:t>Test Specification</w:t>
      </w:r>
      <w:bookmarkEnd w:id="194"/>
    </w:p>
    <w:p w:rsidR="00462CCC" w:rsidRDefault="00462CCC" w:rsidP="00466015">
      <w:pPr>
        <w:jc w:val="both"/>
      </w:pPr>
      <w:r>
        <w:t xml:space="preserve">This test has the same specifications as </w:t>
      </w:r>
      <w:hyperlink w:anchor="_Test_Specification" w:history="1">
        <w:r w:rsidRPr="00462CCC">
          <w:rPr>
            <w:rStyle w:val="Hyperlink"/>
          </w:rPr>
          <w:t>Automated Browser Bot Testing</w:t>
        </w:r>
      </w:hyperlink>
      <w:r>
        <w:t>, like that test you need to ensure it passes the test on the browser and devices</w:t>
      </w:r>
      <w:r w:rsidR="00995A1C">
        <w:t xml:space="preserve"> you wish to support. T</w:t>
      </w:r>
      <w:r>
        <w:t>o pass the test, the game must perform the following the requirements:</w:t>
      </w:r>
    </w:p>
    <w:p w:rsidR="00462CCC" w:rsidRDefault="00995A1C" w:rsidP="00462CCC">
      <w:pPr>
        <w:pStyle w:val="ListParagraph"/>
        <w:numPr>
          <w:ilvl w:val="0"/>
          <w:numId w:val="18"/>
        </w:numPr>
      </w:pPr>
      <w:r>
        <w:t xml:space="preserve">Complete the Lottery Game, perform at least 5 rounds of the Biosecurity Game, and display the results and Questionnaire properly at the end, with </w:t>
      </w:r>
      <w:r>
        <w:rPr>
          <w:b/>
          <w:i/>
        </w:rPr>
        <w:t>absolute success</w:t>
      </w:r>
      <w:r>
        <w:t>, there must not be a single issue by this point.</w:t>
      </w:r>
    </w:p>
    <w:p w:rsidR="00995A1C" w:rsidRDefault="00995A1C" w:rsidP="00462CCC">
      <w:pPr>
        <w:pStyle w:val="ListParagraph"/>
        <w:numPr>
          <w:ilvl w:val="0"/>
          <w:numId w:val="18"/>
        </w:numPr>
      </w:pPr>
      <w:r>
        <w:t>The administrator must be able to use the ‘move slowest players forward’ functionality for at least 5 rounds of the Biosecurity Game.</w:t>
      </w:r>
    </w:p>
    <w:p w:rsidR="00995A1C" w:rsidRDefault="00995A1C" w:rsidP="00462CCC">
      <w:pPr>
        <w:pStyle w:val="ListParagraph"/>
        <w:numPr>
          <w:ilvl w:val="0"/>
          <w:numId w:val="18"/>
        </w:numPr>
      </w:pPr>
      <w:r>
        <w:t>The administrator can check the data while the game continues and the game dynamically updates the data appropriately, including the Payments Page.</w:t>
      </w:r>
    </w:p>
    <w:p w:rsidR="00995A1C" w:rsidRDefault="00995A1C" w:rsidP="00462CCC">
      <w:pPr>
        <w:pStyle w:val="ListParagraph"/>
        <w:numPr>
          <w:ilvl w:val="0"/>
          <w:numId w:val="18"/>
        </w:numPr>
      </w:pPr>
      <w:r>
        <w:t>To have met the previous 3 requirements in the Session Configurations:</w:t>
      </w:r>
    </w:p>
    <w:p w:rsidR="00995A1C" w:rsidRDefault="00995A1C" w:rsidP="00995A1C">
      <w:pPr>
        <w:pStyle w:val="ListParagraph"/>
        <w:numPr>
          <w:ilvl w:val="1"/>
          <w:numId w:val="18"/>
        </w:numPr>
      </w:pPr>
      <w:r>
        <w:t>Basic Biosecurity Game</w:t>
      </w:r>
    </w:p>
    <w:p w:rsidR="00995A1C" w:rsidRDefault="00995A1C" w:rsidP="00995A1C">
      <w:pPr>
        <w:pStyle w:val="ListParagraph"/>
        <w:numPr>
          <w:ilvl w:val="1"/>
          <w:numId w:val="18"/>
        </w:numPr>
      </w:pPr>
      <w:r>
        <w:t>Freeform Communication Game</w:t>
      </w:r>
    </w:p>
    <w:p w:rsidR="00995A1C" w:rsidRDefault="00995A1C" w:rsidP="00995A1C">
      <w:pPr>
        <w:pStyle w:val="ListParagraph"/>
        <w:numPr>
          <w:ilvl w:val="1"/>
          <w:numId w:val="18"/>
        </w:numPr>
      </w:pPr>
      <w:r>
        <w:t>Approval on Pledges Game</w:t>
      </w:r>
    </w:p>
    <w:p w:rsidR="00995A1C" w:rsidRDefault="00995A1C" w:rsidP="00995A1C">
      <w:pPr>
        <w:pStyle w:val="ListParagraph"/>
        <w:numPr>
          <w:ilvl w:val="1"/>
          <w:numId w:val="18"/>
        </w:numPr>
      </w:pPr>
      <w:r>
        <w:t>Approval on Contributions Game</w:t>
      </w:r>
    </w:p>
    <w:p w:rsidR="00995A1C" w:rsidRDefault="00995A1C" w:rsidP="00995A1C">
      <w:pPr>
        <w:pStyle w:val="ListParagraph"/>
        <w:numPr>
          <w:ilvl w:val="0"/>
          <w:numId w:val="18"/>
        </w:numPr>
      </w:pPr>
      <w:r>
        <w:t xml:space="preserve">Finally, have met requirements 1-4 on each device and </w:t>
      </w:r>
      <w:r w:rsidR="0099222E">
        <w:t xml:space="preserve">all the </w:t>
      </w:r>
      <w:r>
        <w:t>browser</w:t>
      </w:r>
      <w:r w:rsidR="0099222E">
        <w:t xml:space="preserve"> </w:t>
      </w:r>
      <w:r>
        <w:t>you wish to support on that device</w:t>
      </w:r>
    </w:p>
    <w:p w:rsidR="00995A1C" w:rsidRPr="00AB75CD" w:rsidRDefault="0099222E" w:rsidP="00995A1C">
      <w:r>
        <w:t xml:space="preserve">The browsers and devices I tested on are the same as the </w:t>
      </w:r>
      <w:hyperlink w:anchor="_Test_Specification" w:history="1">
        <w:r w:rsidRPr="0099222E">
          <w:rPr>
            <w:rStyle w:val="Hyperlink"/>
          </w:rPr>
          <w:t>Automated Browser Bots Tests</w:t>
        </w:r>
      </w:hyperlink>
      <w:r>
        <w:t>.</w:t>
      </w:r>
    </w:p>
    <w:p w:rsidR="0099222E" w:rsidRDefault="003C0C63" w:rsidP="008A0477">
      <w:pPr>
        <w:pStyle w:val="Heading3"/>
        <w:rPr>
          <w:color w:val="000000"/>
          <w:u w:val="single"/>
        </w:rPr>
      </w:pPr>
      <w:bookmarkStart w:id="195" w:name="_Toc481344804"/>
      <w:r w:rsidRPr="00AB75CD">
        <w:rPr>
          <w:color w:val="000000"/>
          <w:u w:val="single"/>
        </w:rPr>
        <w:t>Test Description</w:t>
      </w:r>
      <w:bookmarkStart w:id="196" w:name="_Test_Analysis_Report"/>
      <w:bookmarkEnd w:id="195"/>
      <w:bookmarkEnd w:id="196"/>
    </w:p>
    <w:p w:rsidR="0099222E" w:rsidRDefault="0099222E" w:rsidP="0099222E">
      <w:r>
        <w:t>The steps to complete this test are as follows:</w:t>
      </w:r>
    </w:p>
    <w:p w:rsidR="0099222E" w:rsidRDefault="0099222E" w:rsidP="00466015">
      <w:pPr>
        <w:pStyle w:val="ListParagraph"/>
        <w:numPr>
          <w:ilvl w:val="0"/>
          <w:numId w:val="19"/>
        </w:numPr>
        <w:jc w:val="both"/>
      </w:pPr>
      <w:r>
        <w:t xml:space="preserve">Navigate to the same website/server that you used to perform the Automated Browser Bot Testing, in my case this was biosecurity.are.uwa.edu.au. Also like the browser bot testing, ensure the server is still healthy as per </w:t>
      </w:r>
      <w:hyperlink w:anchor="_Test_Description" w:history="1">
        <w:r w:rsidRPr="0099222E">
          <w:rPr>
            <w:rStyle w:val="Hyperlink"/>
          </w:rPr>
          <w:t>step 2 here</w:t>
        </w:r>
      </w:hyperlink>
      <w:r>
        <w:t>.</w:t>
      </w:r>
    </w:p>
    <w:p w:rsidR="00466015" w:rsidRDefault="0099222E" w:rsidP="00466015">
      <w:pPr>
        <w:pStyle w:val="ListParagraph"/>
        <w:numPr>
          <w:ilvl w:val="0"/>
          <w:numId w:val="19"/>
        </w:numPr>
        <w:jc w:val="both"/>
      </w:pPr>
      <w:r>
        <w:t xml:space="preserve">Navigate to ‘Sessions’, and click ‘Create a new session’. Now in the list of Session Configurations choose ‘Basic Biosecurity Game’. Like the browser bot testing, put 4 as the number of participants and click create. Here there is no need to configure the session like the browser bot testing as we do not need to change </w:t>
      </w:r>
      <w:r w:rsidR="00BA29C6">
        <w:t>any variables to test the</w:t>
      </w:r>
      <w:r>
        <w:t xml:space="preserve"> game in its ‘default’ states as per the Session Configurations.</w:t>
      </w:r>
    </w:p>
    <w:p w:rsidR="0099222E" w:rsidRDefault="0099222E" w:rsidP="00466015">
      <w:pPr>
        <w:pStyle w:val="ListParagraph"/>
        <w:jc w:val="both"/>
      </w:pPr>
    </w:p>
    <w:p w:rsidR="0099222E" w:rsidRDefault="00BA29C6" w:rsidP="0099222E">
      <w:r>
        <w:rPr>
          <w:noProof/>
          <w:lang w:eastAsia="en-AU"/>
        </w:rPr>
        <w:drawing>
          <wp:inline distT="0" distB="0" distL="0" distR="0" wp14:anchorId="4E1E55FC" wp14:editId="79F1D979">
            <wp:extent cx="4191000" cy="209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_Biosecurity_Game_Example.png"/>
                    <pic:cNvPicPr/>
                  </pic:nvPicPr>
                  <pic:blipFill>
                    <a:blip r:embed="rId20">
                      <a:extLst>
                        <a:ext uri="{28A0092B-C50C-407E-A947-70E740481C1C}">
                          <a14:useLocalDpi xmlns:a14="http://schemas.microsoft.com/office/drawing/2010/main" val="0"/>
                        </a:ext>
                      </a:extLst>
                    </a:blip>
                    <a:stretch>
                      <a:fillRect/>
                    </a:stretch>
                  </pic:blipFill>
                  <pic:spPr>
                    <a:xfrm>
                      <a:off x="0" y="0"/>
                      <a:ext cx="4191000" cy="2095500"/>
                    </a:xfrm>
                    <a:prstGeom prst="rect">
                      <a:avLst/>
                    </a:prstGeom>
                  </pic:spPr>
                </pic:pic>
              </a:graphicData>
            </a:graphic>
          </wp:inline>
        </w:drawing>
      </w:r>
    </w:p>
    <w:p w:rsidR="00E60377" w:rsidRDefault="00BA29C6" w:rsidP="00466015">
      <w:pPr>
        <w:pStyle w:val="ListParagraph"/>
        <w:numPr>
          <w:ilvl w:val="0"/>
          <w:numId w:val="19"/>
        </w:numPr>
        <w:jc w:val="both"/>
      </w:pPr>
      <w:r>
        <w:t>Now, here is when you have options as to how to perform the test, each will give you the same result even if there are issues. The first option is on each device and each browser, open the 4 links for every participant in new tabs on that one browser, meaning you will test each browser one by one with a full game. This is very time co</w:t>
      </w:r>
      <w:r w:rsidR="00E60377">
        <w:t>nsuming, so my suggestion is to do a new browser for every player as per the</w:t>
      </w:r>
      <w:r w:rsidR="00E679CC">
        <w:t xml:space="preserve"> </w:t>
      </w:r>
      <w:r w:rsidR="00E60377">
        <w:t>following example</w:t>
      </w:r>
      <w:r w:rsidR="00E679CC">
        <w:t>:</w:t>
      </w:r>
      <w:r w:rsidR="00E60377">
        <w:br/>
      </w:r>
      <w:r w:rsidR="00E679CC">
        <w:rPr>
          <w:noProof/>
          <w:lang w:eastAsia="en-AU"/>
        </w:rPr>
        <w:drawing>
          <wp:inline distT="0" distB="0" distL="0" distR="0" wp14:anchorId="15618210" wp14:editId="4C31FE1E">
            <wp:extent cx="5130140" cy="25968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Browsers_1_Tes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89328" cy="2626860"/>
                    </a:xfrm>
                    <a:prstGeom prst="rect">
                      <a:avLst/>
                    </a:prstGeom>
                  </pic:spPr>
                </pic:pic>
              </a:graphicData>
            </a:graphic>
          </wp:inline>
        </w:drawing>
      </w:r>
    </w:p>
    <w:p w:rsidR="00E679CC" w:rsidRDefault="00E60377" w:rsidP="00466015">
      <w:pPr>
        <w:pStyle w:val="ListParagraph"/>
        <w:jc w:val="both"/>
      </w:pPr>
      <w:r>
        <w:br/>
        <w:t>This method will allow you to complete your tests more quickly and more efficiently, with a bonus of testing how browsers and devices interact with each other in a real world like scenario.</w:t>
      </w:r>
    </w:p>
    <w:p w:rsidR="00EB21A1" w:rsidRDefault="00E60377" w:rsidP="00466015">
      <w:pPr>
        <w:pStyle w:val="ListParagraph"/>
        <w:numPr>
          <w:ilvl w:val="0"/>
          <w:numId w:val="19"/>
        </w:numPr>
        <w:jc w:val="both"/>
      </w:pPr>
      <w:r>
        <w:t xml:space="preserve">Now play the </w:t>
      </w:r>
      <w:r w:rsidR="009C6EB3">
        <w:t xml:space="preserve">Lottery Game, and the </w:t>
      </w:r>
      <w:r>
        <w:t>first 5</w:t>
      </w:r>
      <w:r w:rsidR="009C6EB3">
        <w:t xml:space="preserve"> Biosecurity Game</w:t>
      </w:r>
      <w:r>
        <w:t xml:space="preserve"> rounds yourself, in each round you must use different numbers in a random sequence to </w:t>
      </w:r>
      <w:r w:rsidR="00EB21A1">
        <w:t>identify that the functions and algorithms work. To ensure that the calculations are working perfectly, use the first round of the Biosecurity Game as a chance for every player to do $0 or the maximum amount of protection to get expected and verifiable results. Test every slider, every button, observe how the elements look on screen (does font become unreadable on certain devices? Are the pictures too big for certain browsers or devices? Do the sliders work properly alongside the JavaScript that accompanies them? Etc.) ensure that the right information appears based on how you made the players play the game, for example in the instructions we don’t want chat instructions appearing when we aren’t in the Freeform Communication Game session configuration.</w:t>
      </w:r>
    </w:p>
    <w:p w:rsidR="00816D47" w:rsidRDefault="00EB21A1" w:rsidP="00466015">
      <w:pPr>
        <w:pStyle w:val="ListParagraph"/>
        <w:numPr>
          <w:ilvl w:val="0"/>
          <w:numId w:val="19"/>
        </w:numPr>
        <w:jc w:val="both"/>
      </w:pPr>
      <w:r>
        <w:t xml:space="preserve">Once you have completed 5 rounds yourself, check the ‘Monitor’, ‘Data’ and ‘Payments’ page, ensure that each page displays the correct information. The ‘Monitor’ page should show which page each player is currently on and how long they’ve been on the page. The ‘Data’ page should show the data for the game as it progresses, ensure the data for the Lottery Game is there and that the first 5 rounds of the game have been recorded on the data page. The ‘Payments’ should show </w:t>
      </w:r>
      <w:r w:rsidR="00816D47">
        <w:t>how much each player is owed as per the conversion rate and participation fee for the game, this page also dynamically updates with the game. Observe the following images below as to what the pages look like.</w:t>
      </w:r>
      <w:r w:rsidR="00816D47">
        <w:br/>
      </w:r>
      <w:r w:rsidR="009C6EB3">
        <w:rPr>
          <w:noProof/>
          <w:lang w:eastAsia="en-AU"/>
        </w:rPr>
        <w:drawing>
          <wp:inline distT="0" distB="0" distL="0" distR="0" wp14:anchorId="10C2254B" wp14:editId="48FC60D4">
            <wp:extent cx="4889500" cy="2072938"/>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itor_page.png"/>
                    <pic:cNvPicPr/>
                  </pic:nvPicPr>
                  <pic:blipFill rotWithShape="1">
                    <a:blip r:embed="rId22" cstate="print">
                      <a:extLst>
                        <a:ext uri="{28A0092B-C50C-407E-A947-70E740481C1C}">
                          <a14:useLocalDpi xmlns:a14="http://schemas.microsoft.com/office/drawing/2010/main" val="0"/>
                        </a:ext>
                      </a:extLst>
                    </a:blip>
                    <a:srcRect l="8864" t="17743" r="8819" b="17268"/>
                    <a:stretch/>
                  </pic:blipFill>
                  <pic:spPr bwMode="auto">
                    <a:xfrm>
                      <a:off x="0" y="0"/>
                      <a:ext cx="4899834" cy="2077319"/>
                    </a:xfrm>
                    <a:prstGeom prst="rect">
                      <a:avLst/>
                    </a:prstGeom>
                    <a:ln>
                      <a:noFill/>
                    </a:ln>
                    <a:extLst>
                      <a:ext uri="{53640926-AAD7-44D8-BBD7-CCE9431645EC}">
                        <a14:shadowObscured xmlns:a14="http://schemas.microsoft.com/office/drawing/2010/main"/>
                      </a:ext>
                    </a:extLst>
                  </pic:spPr>
                </pic:pic>
              </a:graphicData>
            </a:graphic>
          </wp:inline>
        </w:drawing>
      </w:r>
      <w:r w:rsidR="009C6EB3">
        <w:rPr>
          <w:noProof/>
          <w:lang w:eastAsia="en-AU"/>
        </w:rPr>
        <w:drawing>
          <wp:inline distT="0" distB="0" distL="0" distR="0" wp14:anchorId="059983BA" wp14:editId="151B86BA">
            <wp:extent cx="4819140" cy="22161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page.png"/>
                    <pic:cNvPicPr/>
                  </pic:nvPicPr>
                  <pic:blipFill rotWithShape="1">
                    <a:blip r:embed="rId23" cstate="print">
                      <a:extLst>
                        <a:ext uri="{28A0092B-C50C-407E-A947-70E740481C1C}">
                          <a14:useLocalDpi xmlns:a14="http://schemas.microsoft.com/office/drawing/2010/main" val="0"/>
                        </a:ext>
                      </a:extLst>
                    </a:blip>
                    <a:srcRect l="9417" t="19806" r="9152" b="10460"/>
                    <a:stretch/>
                  </pic:blipFill>
                  <pic:spPr bwMode="auto">
                    <a:xfrm>
                      <a:off x="0" y="0"/>
                      <a:ext cx="4834221" cy="2223085"/>
                    </a:xfrm>
                    <a:prstGeom prst="rect">
                      <a:avLst/>
                    </a:prstGeom>
                    <a:ln>
                      <a:noFill/>
                    </a:ln>
                    <a:extLst>
                      <a:ext uri="{53640926-AAD7-44D8-BBD7-CCE9431645EC}">
                        <a14:shadowObscured xmlns:a14="http://schemas.microsoft.com/office/drawing/2010/main"/>
                      </a:ext>
                    </a:extLst>
                  </pic:spPr>
                </pic:pic>
              </a:graphicData>
            </a:graphic>
          </wp:inline>
        </w:drawing>
      </w:r>
      <w:r w:rsidR="009C6EB3">
        <w:rPr>
          <w:noProof/>
          <w:lang w:eastAsia="en-AU"/>
        </w:rPr>
        <w:drawing>
          <wp:inline distT="0" distB="0" distL="0" distR="0" wp14:anchorId="73A07D53" wp14:editId="5C0C3BA6">
            <wp:extent cx="4127500" cy="2168208"/>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yments_Page.png"/>
                    <pic:cNvPicPr/>
                  </pic:nvPicPr>
                  <pic:blipFill rotWithShape="1">
                    <a:blip r:embed="rId24" cstate="print">
                      <a:extLst>
                        <a:ext uri="{28A0092B-C50C-407E-A947-70E740481C1C}">
                          <a14:useLocalDpi xmlns:a14="http://schemas.microsoft.com/office/drawing/2010/main" val="0"/>
                        </a:ext>
                      </a:extLst>
                    </a:blip>
                    <a:srcRect l="9085" t="18775" r="9927" b="2000"/>
                    <a:stretch/>
                  </pic:blipFill>
                  <pic:spPr bwMode="auto">
                    <a:xfrm>
                      <a:off x="0" y="0"/>
                      <a:ext cx="4136340" cy="2172852"/>
                    </a:xfrm>
                    <a:prstGeom prst="rect">
                      <a:avLst/>
                    </a:prstGeom>
                    <a:ln>
                      <a:noFill/>
                    </a:ln>
                    <a:extLst>
                      <a:ext uri="{53640926-AAD7-44D8-BBD7-CCE9431645EC}">
                        <a14:shadowObscured xmlns:a14="http://schemas.microsoft.com/office/drawing/2010/main"/>
                      </a:ext>
                    </a:extLst>
                  </pic:spPr>
                </pic:pic>
              </a:graphicData>
            </a:graphic>
          </wp:inline>
        </w:drawing>
      </w:r>
    </w:p>
    <w:p w:rsidR="00816D47" w:rsidRDefault="00816D47" w:rsidP="00816D47">
      <w:pPr>
        <w:pStyle w:val="ListParagraph"/>
        <w:rPr>
          <w:noProof/>
          <w:lang w:eastAsia="en-AU"/>
        </w:rPr>
      </w:pPr>
      <w:r>
        <w:br/>
      </w:r>
    </w:p>
    <w:p w:rsidR="00816D47" w:rsidRDefault="00816D47" w:rsidP="00466015">
      <w:pPr>
        <w:pStyle w:val="ListParagraph"/>
        <w:numPr>
          <w:ilvl w:val="0"/>
          <w:numId w:val="19"/>
        </w:numPr>
        <w:jc w:val="both"/>
        <w:rPr>
          <w:noProof/>
          <w:lang w:eastAsia="en-AU"/>
        </w:rPr>
      </w:pPr>
      <w:r>
        <w:rPr>
          <w:noProof/>
          <w:lang w:eastAsia="en-AU"/>
        </w:rPr>
        <w:t>Navigate back to the Monitor page, you should see that everyone has probably advanced a few pages while you were performing step 5. If they’re all still at the same page you left them and didn’t advance even a single page, then the timeouts might not be working as expected</w:t>
      </w:r>
      <w:r w:rsidR="009C6EB3">
        <w:rPr>
          <w:noProof/>
          <w:lang w:eastAsia="en-AU"/>
        </w:rPr>
        <w:t>. If they did advance then continue the test by clicking ‘Advance slowest user(s)’ as seen on the ‘Monitor’ page, assuming you have completed all tests properly so far, clicking this will advance every user to the next page. You are to keep advancing every player till every single player reaches round 11, you will notice that not every player seems to be on the same page according to the monitor page, don’t worry, the monitor page is slower to update than the game, chances they are on the same page, the monitor page just needs to catch up.</w:t>
      </w:r>
    </w:p>
    <w:p w:rsidR="009C6EB3" w:rsidRDefault="009C6EB3" w:rsidP="00466015">
      <w:pPr>
        <w:pStyle w:val="ListParagraph"/>
        <w:numPr>
          <w:ilvl w:val="0"/>
          <w:numId w:val="19"/>
        </w:numPr>
        <w:jc w:val="both"/>
        <w:rPr>
          <w:noProof/>
          <w:lang w:eastAsia="en-AU"/>
        </w:rPr>
      </w:pPr>
      <w:r>
        <w:rPr>
          <w:noProof/>
          <w:lang w:eastAsia="en-AU"/>
        </w:rPr>
        <w:t>Now that you’re at round 11, perform the same checks as you did in step 5, ensure that the Data and Payments pages have updated accordingly.</w:t>
      </w:r>
    </w:p>
    <w:p w:rsidR="00E679CC" w:rsidRDefault="009C6EB3" w:rsidP="00466015">
      <w:pPr>
        <w:pStyle w:val="ListParagraph"/>
        <w:numPr>
          <w:ilvl w:val="0"/>
          <w:numId w:val="19"/>
        </w:numPr>
        <w:jc w:val="both"/>
        <w:rPr>
          <w:noProof/>
          <w:lang w:eastAsia="en-AU"/>
        </w:rPr>
      </w:pPr>
      <w:r>
        <w:rPr>
          <w:noProof/>
          <w:lang w:eastAsia="en-AU"/>
        </w:rPr>
        <w:t>Now complete the game youself, complete the questionnaire and when it reaches the final page that shows the result for the entire game, verify that the results reflect what it says on the Data page.</w:t>
      </w:r>
    </w:p>
    <w:p w:rsidR="00E679CC" w:rsidRDefault="00E679CC" w:rsidP="00E679CC">
      <w:pPr>
        <w:rPr>
          <w:noProof/>
          <w:lang w:eastAsia="en-AU"/>
        </w:rPr>
      </w:pPr>
      <w:r>
        <w:rPr>
          <w:noProof/>
          <w:lang w:eastAsia="en-AU"/>
        </w:rPr>
        <w:br w:type="page"/>
      </w:r>
    </w:p>
    <w:p w:rsidR="00A015F0" w:rsidRDefault="009C6EB3" w:rsidP="00466015">
      <w:pPr>
        <w:pStyle w:val="ListParagraph"/>
        <w:numPr>
          <w:ilvl w:val="0"/>
          <w:numId w:val="19"/>
        </w:numPr>
        <w:jc w:val="both"/>
        <w:rPr>
          <w:noProof/>
          <w:lang w:eastAsia="en-AU"/>
        </w:rPr>
      </w:pPr>
      <w:r>
        <w:rPr>
          <w:noProof/>
          <w:lang w:eastAsia="en-AU"/>
        </w:rPr>
        <w:t>Label the session with the session configuration it was and what devices and browsers you used to test it</w:t>
      </w:r>
      <w:r w:rsidR="00A015F0">
        <w:rPr>
          <w:noProof/>
          <w:lang w:eastAsia="en-AU"/>
        </w:rPr>
        <w:t>, this will show up when you extract all the data at the end</w:t>
      </w:r>
      <w:r>
        <w:rPr>
          <w:noProof/>
          <w:lang w:eastAsia="en-AU"/>
        </w:rPr>
        <w:t>.</w:t>
      </w:r>
      <w:r w:rsidR="00A015F0">
        <w:rPr>
          <w:noProof/>
          <w:lang w:eastAsia="en-AU"/>
        </w:rPr>
        <w:t xml:space="preserve"> For example:</w:t>
      </w:r>
      <w:r w:rsidR="00A015F0">
        <w:rPr>
          <w:noProof/>
          <w:lang w:eastAsia="en-AU"/>
        </w:rPr>
        <w:br/>
      </w:r>
      <w:r w:rsidR="00A015F0">
        <w:rPr>
          <w:noProof/>
          <w:lang w:eastAsia="en-AU"/>
        </w:rPr>
        <w:drawing>
          <wp:inline distT="0" distB="0" distL="0" distR="0" wp14:anchorId="16E832A5" wp14:editId="5C594457">
            <wp:extent cx="4464050" cy="198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me_example.png"/>
                    <pic:cNvPicPr/>
                  </pic:nvPicPr>
                  <pic:blipFill rotWithShape="1">
                    <a:blip r:embed="rId25" cstate="print">
                      <a:extLst>
                        <a:ext uri="{28A0092B-C50C-407E-A947-70E740481C1C}">
                          <a14:useLocalDpi xmlns:a14="http://schemas.microsoft.com/office/drawing/2010/main" val="0"/>
                        </a:ext>
                      </a:extLst>
                    </a:blip>
                    <a:srcRect l="7867" t="20219" r="14247" b="15205"/>
                    <a:stretch/>
                  </pic:blipFill>
                  <pic:spPr bwMode="auto">
                    <a:xfrm>
                      <a:off x="0" y="0"/>
                      <a:ext cx="4464050" cy="1987550"/>
                    </a:xfrm>
                    <a:prstGeom prst="rect">
                      <a:avLst/>
                    </a:prstGeom>
                    <a:ln>
                      <a:noFill/>
                    </a:ln>
                    <a:extLst>
                      <a:ext uri="{53640926-AAD7-44D8-BBD7-CCE9431645EC}">
                        <a14:shadowObscured xmlns:a14="http://schemas.microsoft.com/office/drawing/2010/main"/>
                      </a:ext>
                    </a:extLst>
                  </pic:spPr>
                </pic:pic>
              </a:graphicData>
            </a:graphic>
          </wp:inline>
        </w:drawing>
      </w:r>
    </w:p>
    <w:p w:rsidR="009C6EB3" w:rsidRDefault="00A015F0" w:rsidP="00466015">
      <w:pPr>
        <w:pStyle w:val="ListParagraph"/>
        <w:numPr>
          <w:ilvl w:val="0"/>
          <w:numId w:val="19"/>
        </w:numPr>
        <w:jc w:val="both"/>
        <w:rPr>
          <w:noProof/>
          <w:lang w:eastAsia="en-AU"/>
        </w:rPr>
      </w:pPr>
      <w:r>
        <w:rPr>
          <w:noProof/>
          <w:lang w:eastAsia="en-AU"/>
        </w:rPr>
        <w:t xml:space="preserve">Now repeat steps 1-9 till you have tested all the session configurations as mentioned in the </w:t>
      </w:r>
      <w:hyperlink w:anchor="_Test_Specification_1" w:history="1">
        <w:r w:rsidRPr="00A015F0">
          <w:rPr>
            <w:rStyle w:val="Hyperlink"/>
            <w:noProof/>
            <w:lang w:eastAsia="en-AU"/>
          </w:rPr>
          <w:t>Test Specification</w:t>
        </w:r>
      </w:hyperlink>
      <w:r>
        <w:rPr>
          <w:noProof/>
          <w:lang w:eastAsia="en-AU"/>
        </w:rPr>
        <w:t xml:space="preserve"> on every device and browser you wish to support.</w:t>
      </w:r>
    </w:p>
    <w:p w:rsidR="00A015F0" w:rsidRDefault="00A015F0" w:rsidP="00466015">
      <w:pPr>
        <w:pStyle w:val="ListParagraph"/>
        <w:numPr>
          <w:ilvl w:val="0"/>
          <w:numId w:val="19"/>
        </w:numPr>
        <w:jc w:val="both"/>
        <w:rPr>
          <w:noProof/>
          <w:lang w:eastAsia="en-AU"/>
        </w:rPr>
      </w:pPr>
      <w:r>
        <w:rPr>
          <w:noProof/>
          <w:lang w:eastAsia="en-AU"/>
        </w:rPr>
        <w:t>Finally, once you completed steps 1-10 now extract the data using the ‘Data Export’ page and clicking ‘Excel’ inside the ‘All apps’ section. This will download an excel file with every single session configuration you tested, and if labled your sessions you will have proof that you completed the tests on your devices, and browsers.</w:t>
      </w:r>
      <w:r>
        <w:rPr>
          <w:noProof/>
          <w:lang w:eastAsia="en-AU"/>
        </w:rPr>
        <w:br/>
      </w:r>
    </w:p>
    <w:p w:rsidR="00085731" w:rsidRDefault="0074749E">
      <w:r>
        <w:rPr>
          <w:noProof/>
          <w:lang w:eastAsia="en-AU"/>
        </w:rPr>
        <w:drawing>
          <wp:anchor distT="0" distB="0" distL="114300" distR="114300" simplePos="0" relativeHeight="251668480" behindDoc="0" locked="0" layoutInCell="1" allowOverlap="1" wp14:anchorId="53D81AF3" wp14:editId="679FB32A">
            <wp:simplePos x="0" y="0"/>
            <wp:positionH relativeFrom="margin">
              <wp:align>left</wp:align>
            </wp:positionH>
            <wp:positionV relativeFrom="paragraph">
              <wp:posOffset>222885</wp:posOffset>
            </wp:positionV>
            <wp:extent cx="5894338" cy="29400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_Export.png"/>
                    <pic:cNvPicPr/>
                  </pic:nvPicPr>
                  <pic:blipFill rotWithShape="1">
                    <a:blip r:embed="rId26" cstate="print">
                      <a:extLst>
                        <a:ext uri="{28A0092B-C50C-407E-A947-70E740481C1C}">
                          <a14:useLocalDpi xmlns:a14="http://schemas.microsoft.com/office/drawing/2010/main" val="0"/>
                        </a:ext>
                      </a:extLst>
                    </a:blip>
                    <a:srcRect t="10109" r="8265" b="4683"/>
                    <a:stretch/>
                  </pic:blipFill>
                  <pic:spPr bwMode="auto">
                    <a:xfrm>
                      <a:off x="0" y="0"/>
                      <a:ext cx="5894338" cy="294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5731">
        <w:rPr>
          <w:b/>
          <w:bCs/>
        </w:rPr>
        <w:br w:type="page"/>
      </w:r>
    </w:p>
    <w:p w:rsidR="008A0477" w:rsidRPr="0099222E" w:rsidRDefault="008A0477" w:rsidP="00085731">
      <w:pPr>
        <w:pStyle w:val="Heading3"/>
        <w:rPr>
          <w:b w:val="0"/>
          <w:bCs w:val="0"/>
          <w:color w:val="000000"/>
          <w:u w:val="single"/>
        </w:rPr>
      </w:pPr>
      <w:bookmarkStart w:id="197" w:name="_Toc481344805"/>
      <w:r w:rsidRPr="008A0477">
        <w:rPr>
          <w:bCs w:val="0"/>
          <w:color w:val="000000"/>
          <w:u w:val="single"/>
        </w:rPr>
        <w:t>Test Analysis Report</w:t>
      </w:r>
      <w:bookmarkEnd w:id="197"/>
    </w:p>
    <w:p w:rsidR="00A83248" w:rsidRDefault="00D24EEA" w:rsidP="00466015">
      <w:pPr>
        <w:spacing w:before="100" w:beforeAutospacing="1" w:after="100" w:afterAutospacing="1"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As mentioned in the test specification, the test must pass with absolute success to pass the test. Thus, a tick in the tables below indicate that it completed the Lottery, Biosecurity and the Results completely without any issues. The issues I refer to here are ones that don’t allow someone to complete the game or to play the game as efficiently</w:t>
      </w:r>
      <w:r w:rsidR="00A83248">
        <w:rPr>
          <w:rFonts w:eastAsia="Times New Roman" w:cs="Times New Roman"/>
          <w:color w:val="000000"/>
          <w:szCs w:val="27"/>
          <w:shd w:val="clear" w:color="auto" w:fill="FFFFFF"/>
          <w:lang w:eastAsia="en-AU"/>
        </w:rPr>
        <w:t xml:space="preserve"> as other participants on other browsers.</w:t>
      </w:r>
    </w:p>
    <w:tbl>
      <w:tblPr>
        <w:tblStyle w:val="TableGrid"/>
        <w:tblW w:w="9493" w:type="dxa"/>
        <w:tblLayout w:type="fixed"/>
        <w:tblLook w:val="04A0" w:firstRow="1" w:lastRow="0" w:firstColumn="1" w:lastColumn="0" w:noHBand="0" w:noVBand="1"/>
      </w:tblPr>
      <w:tblGrid>
        <w:gridCol w:w="2263"/>
        <w:gridCol w:w="993"/>
        <w:gridCol w:w="1134"/>
        <w:gridCol w:w="2268"/>
        <w:gridCol w:w="2835"/>
      </w:tblGrid>
      <w:tr w:rsidR="00A83248" w:rsidTr="00A83248">
        <w:trPr>
          <w:trHeight w:val="433"/>
        </w:trPr>
        <w:tc>
          <w:tcPr>
            <w:tcW w:w="2263"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sz w:val="28"/>
                <w:szCs w:val="28"/>
                <w:shd w:val="clear" w:color="auto" w:fill="FFFFFF"/>
                <w:lang w:eastAsia="en-AU"/>
              </w:rPr>
              <w:t>Windows 10</w:t>
            </w:r>
          </w:p>
        </w:tc>
        <w:tc>
          <w:tcPr>
            <w:tcW w:w="993"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Basic</w:t>
            </w:r>
          </w:p>
        </w:tc>
        <w:tc>
          <w:tcPr>
            <w:tcW w:w="1134"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Freeform</w:t>
            </w:r>
          </w:p>
        </w:tc>
        <w:tc>
          <w:tcPr>
            <w:tcW w:w="2268"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Approval on Pledges</w:t>
            </w:r>
          </w:p>
        </w:tc>
        <w:tc>
          <w:tcPr>
            <w:tcW w:w="2835"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Approval on Contributions</w:t>
            </w:r>
          </w:p>
        </w:tc>
      </w:tr>
      <w:tr w:rsidR="00A83248" w:rsidTr="00A83248">
        <w:trPr>
          <w:trHeight w:val="301"/>
        </w:trPr>
        <w:tc>
          <w:tcPr>
            <w:tcW w:w="2263"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Chrome</w:t>
            </w:r>
          </w:p>
        </w:tc>
        <w:tc>
          <w:tcPr>
            <w:tcW w:w="993"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1134"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268"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835"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r>
      <w:tr w:rsidR="00A83248" w:rsidTr="00A83248">
        <w:trPr>
          <w:trHeight w:val="235"/>
        </w:trPr>
        <w:tc>
          <w:tcPr>
            <w:tcW w:w="2263"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Internet Explorer 11</w:t>
            </w:r>
          </w:p>
        </w:tc>
        <w:tc>
          <w:tcPr>
            <w:tcW w:w="993"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1134"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268"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835"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r>
      <w:tr w:rsidR="00A83248" w:rsidTr="00A83248">
        <w:trPr>
          <w:trHeight w:val="268"/>
        </w:trPr>
        <w:tc>
          <w:tcPr>
            <w:tcW w:w="2263"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Microsoft Edge</w:t>
            </w:r>
          </w:p>
        </w:tc>
        <w:tc>
          <w:tcPr>
            <w:tcW w:w="993"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1134"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268"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835"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r>
      <w:tr w:rsidR="00A83248" w:rsidTr="00A83248">
        <w:trPr>
          <w:trHeight w:val="334"/>
        </w:trPr>
        <w:tc>
          <w:tcPr>
            <w:tcW w:w="2263"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Firefox</w:t>
            </w:r>
          </w:p>
        </w:tc>
        <w:tc>
          <w:tcPr>
            <w:tcW w:w="993"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1134"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268"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835"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r>
      <w:tr w:rsidR="00A83248" w:rsidTr="00A83248">
        <w:trPr>
          <w:trHeight w:val="219"/>
        </w:trPr>
        <w:tc>
          <w:tcPr>
            <w:tcW w:w="2263"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Opera</w:t>
            </w:r>
          </w:p>
        </w:tc>
        <w:tc>
          <w:tcPr>
            <w:tcW w:w="993"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1134"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268"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835" w:type="dxa"/>
          </w:tcPr>
          <w:p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r>
    </w:tbl>
    <w:p w:rsidR="008429FC" w:rsidRDefault="00A83248"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While in the automated tests I noticed, there were issues in Internet Explorer 11, these issues did not reveal themselves during the manual tests. However, Internet Explorer 11 seems to have inconsistent behaviour, sometimes working perfectly, other times not at all, combining this with the lack of support in the future for the browser, I will not support Internet Explorer 11. </w:t>
      </w:r>
    </w:p>
    <w:p w:rsidR="008429FC" w:rsidRDefault="00A83248"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In this test, Chrome and Opera worked the best in terms of stability</w:t>
      </w:r>
      <w:del w:id="198" w:author="Ben White" w:date="2017-11-07T12:25:00Z">
        <w:r w:rsidDel="00B84F80">
          <w:rPr>
            <w:rFonts w:eastAsia="Times New Roman" w:cs="Times New Roman"/>
            <w:color w:val="000000"/>
            <w:szCs w:val="27"/>
            <w:lang w:eastAsia="en-AU"/>
          </w:rPr>
          <w:delText xml:space="preserve">, not a single issue appeared at all while maintaining </w:delText>
        </w:r>
        <w:r w:rsidR="008429FC" w:rsidDel="00B84F80">
          <w:rPr>
            <w:rFonts w:eastAsia="Times New Roman" w:cs="Times New Roman"/>
            <w:color w:val="000000"/>
            <w:szCs w:val="27"/>
            <w:lang w:eastAsia="en-AU"/>
          </w:rPr>
          <w:delText>impressive performance</w:delText>
        </w:r>
        <w:r w:rsidDel="00B84F80">
          <w:rPr>
            <w:rFonts w:eastAsia="Times New Roman" w:cs="Times New Roman"/>
            <w:color w:val="000000"/>
            <w:szCs w:val="27"/>
            <w:lang w:eastAsia="en-AU"/>
          </w:rPr>
          <w:delText xml:space="preserve"> </w:delText>
        </w:r>
        <w:r w:rsidR="008429FC" w:rsidDel="00B84F80">
          <w:rPr>
            <w:rFonts w:eastAsia="Times New Roman" w:cs="Times New Roman"/>
            <w:color w:val="000000"/>
            <w:szCs w:val="27"/>
            <w:lang w:eastAsia="en-AU"/>
          </w:rPr>
          <w:delText xml:space="preserve">as </w:delText>
        </w:r>
        <w:r w:rsidDel="00B84F80">
          <w:rPr>
            <w:rFonts w:eastAsia="Times New Roman" w:cs="Times New Roman"/>
            <w:color w:val="000000"/>
            <w:szCs w:val="27"/>
            <w:lang w:eastAsia="en-AU"/>
          </w:rPr>
          <w:delText>required from a modern web browser.</w:delText>
        </w:r>
      </w:del>
      <w:ins w:id="199" w:author="Ben White" w:date="2017-11-07T12:25:00Z">
        <w:r w:rsidR="00B84F80">
          <w:rPr>
            <w:rFonts w:eastAsia="Times New Roman" w:cs="Times New Roman"/>
            <w:color w:val="000000"/>
            <w:szCs w:val="27"/>
            <w:lang w:eastAsia="en-AU"/>
          </w:rPr>
          <w:t>:  there were no errors and they performed well relative to other browsers.</w:t>
        </w:r>
      </w:ins>
    </w:p>
    <w:p w:rsidR="008A0477" w:rsidRDefault="00A83248"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Microsoft Edge was </w:t>
      </w:r>
      <w:r>
        <w:rPr>
          <w:rFonts w:eastAsia="Times New Roman" w:cs="Times New Roman"/>
          <w:i/>
          <w:color w:val="000000"/>
          <w:szCs w:val="27"/>
          <w:lang w:eastAsia="en-AU"/>
        </w:rPr>
        <w:t>almost</w:t>
      </w:r>
      <w:r>
        <w:rPr>
          <w:rFonts w:eastAsia="Times New Roman" w:cs="Times New Roman"/>
          <w:color w:val="000000"/>
          <w:szCs w:val="27"/>
          <w:lang w:eastAsia="en-AU"/>
        </w:rPr>
        <w:t xml:space="preserve"> the best, by appearances it was performing faster than Chrome and Opera, however the only aspect that let it down was its strange behaviour with the sliders. While dragging the slider </w:t>
      </w:r>
      <w:r w:rsidR="008429FC">
        <w:rPr>
          <w:rFonts w:eastAsia="Times New Roman" w:cs="Times New Roman"/>
          <w:color w:val="000000"/>
          <w:szCs w:val="27"/>
          <w:lang w:eastAsia="en-AU"/>
        </w:rPr>
        <w:t xml:space="preserve">it would work, while clicking on a different place on the slider wouldn’t always work. </w:t>
      </w:r>
    </w:p>
    <w:p w:rsidR="008429FC" w:rsidRDefault="008429FC"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Firefox worked </w:t>
      </w:r>
      <w:del w:id="200" w:author="Ben White" w:date="2017-11-07T12:26:00Z">
        <w:r w:rsidDel="00B84F80">
          <w:rPr>
            <w:rFonts w:eastAsia="Times New Roman" w:cs="Times New Roman"/>
            <w:color w:val="000000"/>
            <w:szCs w:val="27"/>
            <w:lang w:eastAsia="en-AU"/>
          </w:rPr>
          <w:delText xml:space="preserve">great </w:delText>
        </w:r>
      </w:del>
      <w:ins w:id="201" w:author="Ben White" w:date="2017-11-07T12:26:00Z">
        <w:r w:rsidR="00B84F80">
          <w:rPr>
            <w:rFonts w:eastAsia="Times New Roman" w:cs="Times New Roman"/>
            <w:color w:val="000000"/>
            <w:szCs w:val="27"/>
            <w:lang w:eastAsia="en-AU"/>
          </w:rPr>
          <w:t>well</w:t>
        </w:r>
        <w:r w:rsidR="00B84F80">
          <w:rPr>
            <w:rFonts w:eastAsia="Times New Roman" w:cs="Times New Roman"/>
            <w:color w:val="000000"/>
            <w:szCs w:val="27"/>
            <w:lang w:eastAsia="en-AU"/>
          </w:rPr>
          <w:t xml:space="preserve"> </w:t>
        </w:r>
      </w:ins>
      <w:r>
        <w:rPr>
          <w:rFonts w:eastAsia="Times New Roman" w:cs="Times New Roman"/>
          <w:color w:val="000000"/>
          <w:szCs w:val="27"/>
          <w:lang w:eastAsia="en-AU"/>
        </w:rPr>
        <w:t>on Windows 10, no issues appeared at all and while the browser performed well, I had superior performance on Chrome, Opera and Edge. The only issue with Firefox is the inconsistency of the web browser across multiple operating systems, even those made by the same company. For example, in Windows 7 (which is what the lab machines run on in UWA behavioural psychology labs)</w:t>
      </w:r>
      <w:ins w:id="202" w:author="Ben White" w:date="2017-11-07T12:26:00Z">
        <w:r w:rsidR="00B84F80">
          <w:rPr>
            <w:rFonts w:eastAsia="Times New Roman" w:cs="Times New Roman"/>
            <w:color w:val="000000"/>
            <w:szCs w:val="27"/>
            <w:lang w:eastAsia="en-AU"/>
          </w:rPr>
          <w:t xml:space="preserve">. </w:t>
        </w:r>
      </w:ins>
      <w:r>
        <w:rPr>
          <w:rFonts w:eastAsia="Times New Roman" w:cs="Times New Roman"/>
          <w:color w:val="000000"/>
          <w:szCs w:val="27"/>
          <w:lang w:eastAsia="en-AU"/>
        </w:rPr>
        <w:t xml:space="preserve"> Firefox refused to show the instructions on these machines despite the instructions relying on basic HTML and CSS for their appearance. As I will go into in Android and iOS tests below, Firefox while performing well in the manual tests showed too much inconsistency.</w:t>
      </w:r>
    </w:p>
    <w:p w:rsidR="008429FC" w:rsidRDefault="008429FC"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To conclude </w:t>
      </w:r>
      <w:r w:rsidR="00237778">
        <w:rPr>
          <w:rFonts w:eastAsia="Times New Roman" w:cs="Times New Roman"/>
          <w:color w:val="000000"/>
          <w:szCs w:val="27"/>
          <w:lang w:eastAsia="en-AU"/>
        </w:rPr>
        <w:t>my testing for Windows 10, I will highly recommend using the latest version of Chrome to run the game and the administration of the game, it was the most stable across all tests and performed consistently. If Chrome isn’t allowed due to some restrictions on the OS or device itself, alternative browsers I will recommend are Opera and Microsoft Edge, just be aware of Edge’s strange slider behaviour.</w:t>
      </w:r>
    </w:p>
    <w:p w:rsidR="00237778" w:rsidRDefault="00237778" w:rsidP="008A0477">
      <w:pPr>
        <w:spacing w:before="100" w:beforeAutospacing="1" w:after="100" w:afterAutospacing="1" w:line="240" w:lineRule="auto"/>
        <w:rPr>
          <w:rFonts w:eastAsia="Times New Roman" w:cs="Times New Roman"/>
          <w:color w:val="000000"/>
          <w:szCs w:val="27"/>
          <w:lang w:eastAsia="en-AU"/>
        </w:rPr>
      </w:pPr>
    </w:p>
    <w:p w:rsidR="00237778" w:rsidRDefault="00237778" w:rsidP="008A0477">
      <w:pPr>
        <w:spacing w:before="100" w:beforeAutospacing="1" w:after="100" w:afterAutospacing="1" w:line="240" w:lineRule="auto"/>
        <w:rPr>
          <w:rFonts w:eastAsia="Times New Roman" w:cs="Times New Roman"/>
          <w:color w:val="000000"/>
          <w:szCs w:val="27"/>
          <w:lang w:eastAsia="en-AU"/>
        </w:rPr>
      </w:pPr>
    </w:p>
    <w:tbl>
      <w:tblPr>
        <w:tblStyle w:val="TableGrid"/>
        <w:tblpPr w:leftFromText="180" w:rightFromText="180" w:vertAnchor="text" w:horzAnchor="margin" w:tblpY="81"/>
        <w:tblW w:w="5000" w:type="pct"/>
        <w:tblLook w:val="04A0" w:firstRow="1" w:lastRow="0" w:firstColumn="1" w:lastColumn="0" w:noHBand="0" w:noVBand="1"/>
      </w:tblPr>
      <w:tblGrid>
        <w:gridCol w:w="1804"/>
        <w:gridCol w:w="885"/>
        <w:gridCol w:w="1134"/>
        <w:gridCol w:w="2268"/>
        <w:gridCol w:w="2925"/>
      </w:tblGrid>
      <w:tr w:rsidR="00237778" w:rsidRPr="00393839" w:rsidTr="00237778">
        <w:tc>
          <w:tcPr>
            <w:tcW w:w="1000" w:type="pct"/>
            <w:shd w:val="clear" w:color="auto" w:fill="auto"/>
          </w:tcPr>
          <w:p w:rsidR="00237778" w:rsidRPr="00393839" w:rsidRDefault="00237778" w:rsidP="00C939E9">
            <w:pPr>
              <w:rPr>
                <w:sz w:val="28"/>
                <w:szCs w:val="28"/>
                <w:shd w:val="clear" w:color="auto" w:fill="FFFFFF"/>
                <w:lang w:eastAsia="en-AU"/>
              </w:rPr>
            </w:pPr>
            <w:r>
              <w:rPr>
                <w:sz w:val="28"/>
                <w:szCs w:val="28"/>
                <w:shd w:val="clear" w:color="auto" w:fill="FFFFFF"/>
                <w:lang w:eastAsia="en-AU"/>
              </w:rPr>
              <w:t>Android 7.1.1</w:t>
            </w:r>
          </w:p>
        </w:tc>
        <w:tc>
          <w:tcPr>
            <w:tcW w:w="491"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Basic</w:t>
            </w:r>
          </w:p>
        </w:tc>
        <w:tc>
          <w:tcPr>
            <w:tcW w:w="629"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Freeform</w:t>
            </w:r>
          </w:p>
        </w:tc>
        <w:tc>
          <w:tcPr>
            <w:tcW w:w="1258"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Approval on Pledges</w:t>
            </w:r>
          </w:p>
        </w:tc>
        <w:tc>
          <w:tcPr>
            <w:tcW w:w="1622"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Approval on Contributions</w:t>
            </w:r>
          </w:p>
        </w:tc>
      </w:tr>
      <w:tr w:rsidR="00237778" w:rsidRPr="00393839" w:rsidTr="00237778">
        <w:tc>
          <w:tcPr>
            <w:tcW w:w="1000"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Chrome</w:t>
            </w:r>
          </w:p>
        </w:tc>
        <w:tc>
          <w:tcPr>
            <w:tcW w:w="491"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237778" w:rsidRPr="00393839" w:rsidTr="00237778">
        <w:tc>
          <w:tcPr>
            <w:tcW w:w="1000"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Firefox</w:t>
            </w:r>
          </w:p>
        </w:tc>
        <w:tc>
          <w:tcPr>
            <w:tcW w:w="491"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629"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237778" w:rsidTr="00237778">
        <w:tc>
          <w:tcPr>
            <w:tcW w:w="1000"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Opera</w:t>
            </w:r>
          </w:p>
        </w:tc>
        <w:tc>
          <w:tcPr>
            <w:tcW w:w="491"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r>
    </w:tbl>
    <w:p w:rsidR="00237778" w:rsidRDefault="00237778" w:rsidP="008A0477">
      <w:pPr>
        <w:spacing w:before="100" w:beforeAutospacing="1" w:after="100" w:afterAutospacing="1" w:line="240" w:lineRule="auto"/>
        <w:rPr>
          <w:rFonts w:eastAsia="Times New Roman" w:cs="Times New Roman"/>
          <w:color w:val="000000"/>
          <w:szCs w:val="27"/>
          <w:lang w:eastAsia="en-AU"/>
        </w:rPr>
      </w:pPr>
    </w:p>
    <w:p w:rsidR="000A03E1" w:rsidRDefault="00237778"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Running the game on Android with different browsers</w:t>
      </w:r>
      <w:ins w:id="203" w:author="Ben White" w:date="2017-11-07T12:27:00Z">
        <w:r w:rsidR="00B84F80">
          <w:rPr>
            <w:rFonts w:eastAsia="Times New Roman" w:cs="Times New Roman"/>
            <w:color w:val="000000"/>
            <w:szCs w:val="27"/>
            <w:lang w:eastAsia="en-AU"/>
          </w:rPr>
          <w:t xml:space="preserve"> gave variable results</w:t>
        </w:r>
      </w:ins>
      <w:del w:id="204" w:author="Ben White" w:date="2017-11-07T12:27:00Z">
        <w:r w:rsidDel="00B84F80">
          <w:rPr>
            <w:rFonts w:eastAsia="Times New Roman" w:cs="Times New Roman"/>
            <w:color w:val="000000"/>
            <w:szCs w:val="27"/>
            <w:lang w:eastAsia="en-AU"/>
          </w:rPr>
          <w:delText xml:space="preserve"> was an interesting experience</w:delText>
        </w:r>
      </w:del>
      <w:r>
        <w:rPr>
          <w:rFonts w:eastAsia="Times New Roman" w:cs="Times New Roman"/>
          <w:color w:val="000000"/>
          <w:szCs w:val="27"/>
          <w:lang w:eastAsia="en-AU"/>
        </w:rPr>
        <w:t xml:space="preserve">, the performance and their behaviours varied between them frequently. Chrome as expected ran perfectly without issue with impressive performance. Opera was the same as Chrome except for being </w:t>
      </w:r>
      <w:del w:id="205" w:author="Ben White" w:date="2017-11-07T12:27:00Z">
        <w:r w:rsidDel="00B84F80">
          <w:rPr>
            <w:rFonts w:eastAsia="Times New Roman" w:cs="Times New Roman"/>
            <w:color w:val="000000"/>
            <w:szCs w:val="27"/>
            <w:lang w:eastAsia="en-AU"/>
          </w:rPr>
          <w:delText xml:space="preserve">ever </w:delText>
        </w:r>
      </w:del>
      <w:r>
        <w:rPr>
          <w:rFonts w:eastAsia="Times New Roman" w:cs="Times New Roman"/>
          <w:color w:val="000000"/>
          <w:szCs w:val="27"/>
          <w:lang w:eastAsia="en-AU"/>
        </w:rPr>
        <w:t>slightly slower.</w:t>
      </w:r>
    </w:p>
    <w:p w:rsidR="00237778" w:rsidRDefault="00237778"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Firefox</w:t>
      </w:r>
      <w:r w:rsidR="000A03E1">
        <w:rPr>
          <w:rFonts w:eastAsia="Times New Roman" w:cs="Times New Roman"/>
          <w:color w:val="000000"/>
          <w:szCs w:val="27"/>
          <w:lang w:eastAsia="en-AU"/>
        </w:rPr>
        <w:t xml:space="preserve"> on the other hand had inconsistent performance and inconsistent issues across my manual testing. These issues appeared in the Lottery game, at one stage, Firefox didn’t let me use the radio buttons to select the options in the play panel which is troubling. Also, Firefox had inconsistent performance throughout the test, sometimes performing extremely well, other times being slower than Internet Explorer 11 on Windows 10 which is an impressive feat for the wrong reasons. I did notice this during my automated testing however I only took note of it and blamed it on Firefox’s lack of optimisation with tabs in Android, however the manual testing revealed that it wasn’t just the number of tabs open that was the problem in the automated testing but the web browser itself.</w:t>
      </w:r>
    </w:p>
    <w:p w:rsidR="00466015" w:rsidRDefault="000A03E1"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As a result, I will support Chrome primarily on Android, and the alternative I can recommend is Opera. </w:t>
      </w:r>
      <w:r w:rsidR="00BD7A83">
        <w:rPr>
          <w:rFonts w:eastAsia="Times New Roman" w:cs="Times New Roman"/>
          <w:color w:val="000000"/>
          <w:szCs w:val="27"/>
          <w:lang w:eastAsia="en-AU"/>
        </w:rPr>
        <w:t>Firefox,</w:t>
      </w:r>
      <w:r>
        <w:rPr>
          <w:rFonts w:eastAsia="Times New Roman" w:cs="Times New Roman"/>
          <w:color w:val="000000"/>
          <w:szCs w:val="27"/>
          <w:lang w:eastAsia="en-AU"/>
        </w:rPr>
        <w:t xml:space="preserve"> I just cannot recommend, it needs to improve on its performance and stability in general</w:t>
      </w:r>
      <w:r w:rsidR="00BD7A83">
        <w:rPr>
          <w:rFonts w:eastAsia="Times New Roman" w:cs="Times New Roman"/>
          <w:color w:val="000000"/>
          <w:szCs w:val="27"/>
          <w:lang w:eastAsia="en-AU"/>
        </w:rPr>
        <w:t xml:space="preserve"> before I can support it.</w:t>
      </w:r>
    </w:p>
    <w:p w:rsidR="000A03E1" w:rsidRDefault="00BD7A83"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As a final note in my Android testing in general I got to see how the game appears on smaller devices. The game doesn’t look great on smaller devices, the lottery game for example becomes unreadable in portrait mode, due to test being aligned to the same spot. This behaviour was observed in the biosecurity game during certain stages too. While yes, you can play the game on Android devices, I suggest you play the game on a tablet, its appearance is too inconsistent on smaller devices. If you must play the game on smaller devices like a smartphone then play in landscape and prepare to do lots of scrolling, pictures and certain tables can appear quite large on a smartphone.</w:t>
      </w:r>
    </w:p>
    <w:tbl>
      <w:tblPr>
        <w:tblStyle w:val="TableGrid"/>
        <w:tblpPr w:leftFromText="180" w:rightFromText="180" w:vertAnchor="text" w:horzAnchor="margin" w:tblpY="81"/>
        <w:tblW w:w="5000" w:type="pct"/>
        <w:tblLook w:val="04A0" w:firstRow="1" w:lastRow="0" w:firstColumn="1" w:lastColumn="0" w:noHBand="0" w:noVBand="1"/>
      </w:tblPr>
      <w:tblGrid>
        <w:gridCol w:w="1804"/>
        <w:gridCol w:w="885"/>
        <w:gridCol w:w="1134"/>
        <w:gridCol w:w="2268"/>
        <w:gridCol w:w="2925"/>
      </w:tblGrid>
      <w:tr w:rsidR="00BD7A83" w:rsidRPr="00393839" w:rsidTr="00C939E9">
        <w:tc>
          <w:tcPr>
            <w:tcW w:w="1000" w:type="pct"/>
            <w:shd w:val="clear" w:color="auto" w:fill="auto"/>
          </w:tcPr>
          <w:p w:rsidR="00BD7A83" w:rsidRPr="00393839" w:rsidRDefault="00BD7A83" w:rsidP="00C939E9">
            <w:pPr>
              <w:rPr>
                <w:sz w:val="28"/>
                <w:szCs w:val="28"/>
                <w:shd w:val="clear" w:color="auto" w:fill="FFFFFF"/>
                <w:lang w:eastAsia="en-AU"/>
              </w:rPr>
            </w:pPr>
            <w:r>
              <w:rPr>
                <w:sz w:val="28"/>
                <w:szCs w:val="28"/>
                <w:shd w:val="clear" w:color="auto" w:fill="FFFFFF"/>
                <w:lang w:eastAsia="en-AU"/>
              </w:rPr>
              <w:t>iOS 10.2.1</w:t>
            </w:r>
          </w:p>
        </w:tc>
        <w:tc>
          <w:tcPr>
            <w:tcW w:w="491" w:type="pct"/>
            <w:shd w:val="clear" w:color="auto" w:fill="auto"/>
          </w:tcPr>
          <w:p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Basic</w:t>
            </w:r>
          </w:p>
        </w:tc>
        <w:tc>
          <w:tcPr>
            <w:tcW w:w="629" w:type="pct"/>
            <w:shd w:val="clear" w:color="auto" w:fill="auto"/>
          </w:tcPr>
          <w:p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Freeform</w:t>
            </w:r>
          </w:p>
        </w:tc>
        <w:tc>
          <w:tcPr>
            <w:tcW w:w="1258" w:type="pct"/>
            <w:shd w:val="clear" w:color="auto" w:fill="auto"/>
          </w:tcPr>
          <w:p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Approval on Pledges</w:t>
            </w:r>
          </w:p>
        </w:tc>
        <w:tc>
          <w:tcPr>
            <w:tcW w:w="1622" w:type="pct"/>
            <w:shd w:val="clear" w:color="auto" w:fill="auto"/>
          </w:tcPr>
          <w:p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Approval on Contributions</w:t>
            </w:r>
          </w:p>
        </w:tc>
      </w:tr>
      <w:tr w:rsidR="00BD7A83" w:rsidRPr="00393839" w:rsidTr="00C939E9">
        <w:tc>
          <w:tcPr>
            <w:tcW w:w="1000" w:type="pct"/>
            <w:shd w:val="clear" w:color="auto" w:fill="auto"/>
          </w:tcPr>
          <w:p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Chrome</w:t>
            </w:r>
          </w:p>
        </w:tc>
        <w:tc>
          <w:tcPr>
            <w:tcW w:w="491" w:type="pct"/>
            <w:shd w:val="clear" w:color="auto" w:fill="auto"/>
          </w:tcPr>
          <w:p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572DFE" w:rsidRPr="00393839" w:rsidTr="00C939E9">
        <w:tc>
          <w:tcPr>
            <w:tcW w:w="1000" w:type="pct"/>
            <w:shd w:val="clear" w:color="auto" w:fill="auto"/>
          </w:tcPr>
          <w:p w:rsidR="00572DFE" w:rsidRPr="00393839" w:rsidRDefault="00572DFE" w:rsidP="00572DFE">
            <w:pPr>
              <w:rPr>
                <w:color w:val="000000"/>
                <w:szCs w:val="27"/>
                <w:shd w:val="clear" w:color="auto" w:fill="FFFFFF"/>
                <w:lang w:eastAsia="en-AU"/>
              </w:rPr>
            </w:pPr>
            <w:r w:rsidRPr="00393839">
              <w:rPr>
                <w:color w:val="000000"/>
                <w:szCs w:val="27"/>
                <w:shd w:val="clear" w:color="auto" w:fill="FFFFFF"/>
                <w:lang w:eastAsia="en-AU"/>
              </w:rPr>
              <w:t>Firefox</w:t>
            </w:r>
          </w:p>
        </w:tc>
        <w:tc>
          <w:tcPr>
            <w:tcW w:w="491" w:type="pct"/>
            <w:shd w:val="clear" w:color="auto" w:fill="auto"/>
          </w:tcPr>
          <w:p w:rsidR="00572DFE" w:rsidRPr="00393839" w:rsidRDefault="00572DFE" w:rsidP="00572DFE">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rsidR="00572DFE" w:rsidRPr="00393839" w:rsidRDefault="00572DFE" w:rsidP="00572DFE">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rsidR="00572DFE" w:rsidRPr="00393839" w:rsidRDefault="00572DFE" w:rsidP="00572DFE">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rsidR="00572DFE" w:rsidRPr="00393839" w:rsidRDefault="00572DFE" w:rsidP="00572DFE">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BD7A83" w:rsidTr="00C939E9">
        <w:tc>
          <w:tcPr>
            <w:tcW w:w="1000" w:type="pct"/>
            <w:shd w:val="clear" w:color="auto" w:fill="auto"/>
          </w:tcPr>
          <w:p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Opera</w:t>
            </w:r>
          </w:p>
        </w:tc>
        <w:tc>
          <w:tcPr>
            <w:tcW w:w="491" w:type="pct"/>
            <w:shd w:val="clear" w:color="auto" w:fill="auto"/>
          </w:tcPr>
          <w:p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BD7A83" w:rsidTr="00C939E9">
        <w:tc>
          <w:tcPr>
            <w:tcW w:w="1000" w:type="pct"/>
            <w:shd w:val="clear" w:color="auto" w:fill="auto"/>
          </w:tcPr>
          <w:p w:rsidR="00BD7A83" w:rsidRPr="00393839" w:rsidRDefault="00BD7A83" w:rsidP="00BD7A83">
            <w:pPr>
              <w:rPr>
                <w:color w:val="000000"/>
                <w:szCs w:val="27"/>
                <w:shd w:val="clear" w:color="auto" w:fill="FFFFFF"/>
                <w:lang w:eastAsia="en-AU"/>
              </w:rPr>
            </w:pPr>
            <w:r>
              <w:rPr>
                <w:color w:val="000000"/>
                <w:szCs w:val="27"/>
                <w:shd w:val="clear" w:color="auto" w:fill="FFFFFF"/>
                <w:lang w:eastAsia="en-AU"/>
              </w:rPr>
              <w:t>Safari</w:t>
            </w:r>
          </w:p>
        </w:tc>
        <w:tc>
          <w:tcPr>
            <w:tcW w:w="491" w:type="pct"/>
            <w:shd w:val="clear" w:color="auto" w:fill="auto"/>
          </w:tcPr>
          <w:p w:rsidR="00BD7A83" w:rsidRPr="00393839" w:rsidRDefault="00BD7A83" w:rsidP="00BD7A83">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rsidR="00BD7A83" w:rsidRPr="00393839" w:rsidRDefault="00BD7A83" w:rsidP="00BD7A83">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rsidR="00BD7A83" w:rsidRPr="00393839" w:rsidRDefault="00BD7A83" w:rsidP="00BD7A83">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rsidR="00BD7A83" w:rsidRPr="00393839" w:rsidRDefault="00BD7A83" w:rsidP="00BD7A83">
            <w:pPr>
              <w:rPr>
                <w:color w:val="000000"/>
                <w:szCs w:val="27"/>
                <w:shd w:val="clear" w:color="auto" w:fill="FFFFFF"/>
                <w:lang w:eastAsia="en-AU"/>
              </w:rPr>
            </w:pPr>
            <w:r w:rsidRPr="00393839">
              <w:rPr>
                <w:color w:val="000000"/>
                <w:szCs w:val="27"/>
                <w:shd w:val="clear" w:color="auto" w:fill="FFFFFF"/>
                <w:lang w:eastAsia="en-AU"/>
              </w:rPr>
              <w:sym w:font="Webdings" w:char="F061"/>
            </w:r>
          </w:p>
        </w:tc>
      </w:tr>
    </w:tbl>
    <w:p w:rsidR="00572DFE" w:rsidRDefault="00572DFE" w:rsidP="008A0477">
      <w:pPr>
        <w:spacing w:before="100" w:beforeAutospacing="1" w:after="100" w:afterAutospacing="1" w:line="240" w:lineRule="auto"/>
        <w:rPr>
          <w:rFonts w:eastAsia="Times New Roman" w:cs="Times New Roman"/>
          <w:color w:val="000000"/>
          <w:szCs w:val="27"/>
          <w:lang w:eastAsia="en-AU"/>
        </w:rPr>
      </w:pPr>
    </w:p>
    <w:p w:rsidR="00572DFE" w:rsidRDefault="00572DFE"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Finally, iOS 10.2.1 </w:t>
      </w:r>
      <w:del w:id="206" w:author="Ben White" w:date="2017-11-07T12:28:00Z">
        <w:r w:rsidDel="00B84F80">
          <w:rPr>
            <w:rFonts w:eastAsia="Times New Roman" w:cs="Times New Roman"/>
            <w:color w:val="000000"/>
            <w:szCs w:val="27"/>
            <w:lang w:eastAsia="en-AU"/>
          </w:rPr>
          <w:delText xml:space="preserve">was simply a pleasure to play the game on, </w:delText>
        </w:r>
      </w:del>
      <w:r>
        <w:rPr>
          <w:rFonts w:eastAsia="Times New Roman" w:cs="Times New Roman"/>
          <w:color w:val="000000"/>
          <w:szCs w:val="27"/>
          <w:lang w:eastAsia="en-AU"/>
        </w:rPr>
        <w:t xml:space="preserve">Chrome and Safari worked perfectly and their performance was exceptional. Firefox and Opera here performed well and worked without issue. iOS’ issues with multiple tabs didn’t show up during manual testing as we only needed one tab open to play, in fact this time, the ‘feature’ actually worked to its advantage as other tabs weren’t taking up system resources meaning it could allocate them to the game. I will fully support Chrome and Safari on iOS 10.2.1, while offering Opera and Firefox as an alternative to them, however the chances of someone using Opera and Firefox in this case is extremely </w:t>
      </w:r>
      <w:r w:rsidR="00697EC6">
        <w:rPr>
          <w:rFonts w:eastAsia="Times New Roman" w:cs="Times New Roman"/>
          <w:color w:val="000000"/>
          <w:szCs w:val="27"/>
          <w:lang w:eastAsia="en-AU"/>
        </w:rPr>
        <w:t>low as Chrome and Safari</w:t>
      </w:r>
      <w:r>
        <w:rPr>
          <w:rFonts w:eastAsia="Times New Roman" w:cs="Times New Roman"/>
          <w:color w:val="000000"/>
          <w:szCs w:val="27"/>
          <w:lang w:eastAsia="en-AU"/>
        </w:rPr>
        <w:t xml:space="preserve"> just work so well.</w:t>
      </w:r>
    </w:p>
    <w:p w:rsidR="00572DFE" w:rsidRDefault="00572DFE"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To conclude my testing of the game in general, the most recommended web browser across every device is the latest version of Google Chrome, the most popular web browser in the world</w:t>
      </w:r>
      <w:r>
        <w:rPr>
          <w:rFonts w:eastAsia="Times New Roman" w:cs="Times New Roman"/>
          <w:noProof/>
          <w:color w:val="000000"/>
          <w:szCs w:val="27"/>
          <w:lang w:eastAsia="en-AU"/>
        </w:rPr>
        <w:t xml:space="preserve"> (Anon., 2017; </w:t>
      </w:r>
      <w:r w:rsidRPr="00572DFE">
        <w:rPr>
          <w:rFonts w:eastAsia="Times New Roman" w:cs="Times New Roman"/>
          <w:noProof/>
          <w:color w:val="000000"/>
          <w:szCs w:val="27"/>
          <w:lang w:eastAsia="en-AU"/>
        </w:rPr>
        <w:t>Anon., 2017)</w:t>
      </w:r>
      <w:r w:rsidR="00697EC6">
        <w:rPr>
          <w:rFonts w:eastAsia="Times New Roman" w:cs="Times New Roman"/>
          <w:noProof/>
          <w:color w:val="000000"/>
          <w:szCs w:val="27"/>
          <w:lang w:eastAsia="en-AU"/>
        </w:rPr>
        <w:t>. The only other highly recommneded web browser compared to Google Chrome at this time is Safari on iOS 10.2.1. Other browsers can be used, just they might have issues from time to time and may have inferior performance to Chrome.</w:t>
      </w:r>
    </w:p>
    <w:p w:rsidR="00AB75CD" w:rsidRPr="00AB75CD" w:rsidRDefault="00AB75CD" w:rsidP="00AB75CD">
      <w:pPr>
        <w:spacing w:before="100" w:beforeAutospacing="1" w:after="100" w:afterAutospacing="1" w:line="240" w:lineRule="auto"/>
        <w:outlineLvl w:val="1"/>
        <w:rPr>
          <w:rFonts w:eastAsia="Times New Roman" w:cs="Times New Roman"/>
          <w:b/>
          <w:bCs/>
          <w:color w:val="000000"/>
          <w:sz w:val="36"/>
          <w:szCs w:val="36"/>
          <w:u w:val="single"/>
          <w:lang w:eastAsia="en-AU"/>
        </w:rPr>
      </w:pPr>
      <w:bookmarkStart w:id="207" w:name="_Toc481344806"/>
      <w:r w:rsidRPr="00AB75CD">
        <w:rPr>
          <w:rFonts w:eastAsia="Times New Roman" w:cs="Times New Roman"/>
          <w:b/>
          <w:bCs/>
          <w:color w:val="000000"/>
          <w:sz w:val="36"/>
          <w:szCs w:val="36"/>
          <w:u w:val="single"/>
          <w:lang w:eastAsia="en-AU"/>
        </w:rPr>
        <w:t xml:space="preserve">Test </w:t>
      </w:r>
      <w:r>
        <w:rPr>
          <w:rFonts w:eastAsia="Times New Roman" w:cs="Times New Roman"/>
          <w:b/>
          <w:bCs/>
          <w:color w:val="000000"/>
          <w:sz w:val="36"/>
          <w:szCs w:val="36"/>
          <w:u w:val="single"/>
          <w:lang w:eastAsia="en-AU"/>
        </w:rPr>
        <w:t>5</w:t>
      </w:r>
      <w:r w:rsidRPr="00AB75CD">
        <w:rPr>
          <w:rFonts w:eastAsia="Times New Roman" w:cs="Times New Roman"/>
          <w:b/>
          <w:bCs/>
          <w:color w:val="000000"/>
          <w:sz w:val="36"/>
          <w:szCs w:val="36"/>
          <w:u w:val="single"/>
          <w:lang w:eastAsia="en-AU"/>
        </w:rPr>
        <w:t xml:space="preserve"> –</w:t>
      </w:r>
      <w:r>
        <w:rPr>
          <w:rFonts w:eastAsia="Times New Roman" w:cs="Times New Roman"/>
          <w:b/>
          <w:bCs/>
          <w:color w:val="000000"/>
          <w:sz w:val="36"/>
          <w:szCs w:val="36"/>
          <w:u w:val="single"/>
          <w:lang w:eastAsia="en-AU"/>
        </w:rPr>
        <w:t xml:space="preserve"> Server Performance</w:t>
      </w:r>
      <w:bookmarkEnd w:id="207"/>
    </w:p>
    <w:p w:rsidR="00AB75CD" w:rsidRPr="00AB75CD" w:rsidRDefault="00697EC6" w:rsidP="00466015">
      <w:pPr>
        <w:spacing w:after="0" w:line="240" w:lineRule="auto"/>
        <w:jc w:val="both"/>
        <w:rPr>
          <w:rFonts w:eastAsia="Times New Roman" w:cs="Times New Roman"/>
          <w:sz w:val="22"/>
          <w:szCs w:val="24"/>
          <w:lang w:eastAsia="en-AU"/>
        </w:rPr>
      </w:pPr>
      <w:r>
        <w:rPr>
          <w:rFonts w:eastAsia="Times New Roman" w:cs="Times New Roman"/>
          <w:color w:val="000000"/>
          <w:szCs w:val="27"/>
          <w:shd w:val="clear" w:color="auto" w:fill="FFFFFF"/>
          <w:lang w:eastAsia="en-AU"/>
        </w:rPr>
        <w:t>The purpose of this test is to investigate the server’s performance when playing the game and to see how far the server could be pushed before it got to a point where it couldn’t run the game anymore.</w:t>
      </w:r>
    </w:p>
    <w:p w:rsidR="00AB75CD" w:rsidRPr="00AB75CD" w:rsidRDefault="00AB75CD" w:rsidP="00AB75CD">
      <w:pPr>
        <w:spacing w:before="100" w:beforeAutospacing="1" w:after="100" w:afterAutospacing="1" w:line="240" w:lineRule="auto"/>
        <w:outlineLvl w:val="2"/>
        <w:rPr>
          <w:rFonts w:eastAsia="Times New Roman" w:cs="Times New Roman"/>
          <w:b/>
          <w:bCs/>
          <w:color w:val="000000"/>
          <w:sz w:val="27"/>
          <w:szCs w:val="27"/>
          <w:u w:val="single"/>
          <w:lang w:eastAsia="en-AU"/>
        </w:rPr>
      </w:pPr>
      <w:bookmarkStart w:id="208" w:name="_Toc481344807"/>
      <w:r w:rsidRPr="00AB75CD">
        <w:rPr>
          <w:rFonts w:eastAsia="Times New Roman" w:cs="Times New Roman"/>
          <w:b/>
          <w:bCs/>
          <w:color w:val="000000"/>
          <w:sz w:val="27"/>
          <w:szCs w:val="27"/>
          <w:u w:val="single"/>
          <w:lang w:eastAsia="en-AU"/>
        </w:rPr>
        <w:t>Test Specification</w:t>
      </w:r>
      <w:bookmarkEnd w:id="208"/>
    </w:p>
    <w:p w:rsidR="00466015" w:rsidRDefault="008D07F9" w:rsidP="00466015">
      <w:pPr>
        <w:jc w:val="both"/>
        <w:rPr>
          <w:shd w:val="clear" w:color="auto" w:fill="FFFFFF"/>
          <w:lang w:eastAsia="en-AU"/>
        </w:rPr>
      </w:pPr>
      <w:r>
        <w:rPr>
          <w:shd w:val="clear" w:color="auto" w:fill="FFFFFF"/>
          <w:lang w:eastAsia="en-AU"/>
        </w:rPr>
        <w:t>The idea of this test wasn’t to meet a certain requirement, but rather to see how far the server could go. During this time, experiments are only happening within the lab and thus don’t need to support more than 20 players at a time, while this number may increase in the future that will be a case of adding more resources when the time comes.</w:t>
      </w:r>
    </w:p>
    <w:p w:rsidR="00AB75CD" w:rsidRDefault="008D07F9" w:rsidP="00466015">
      <w:pPr>
        <w:jc w:val="both"/>
        <w:rPr>
          <w:shd w:val="clear" w:color="auto" w:fill="FFFFFF"/>
          <w:lang w:eastAsia="en-AU"/>
        </w:rPr>
      </w:pPr>
      <w:r>
        <w:rPr>
          <w:shd w:val="clear" w:color="auto" w:fill="FFFFFF"/>
          <w:lang w:eastAsia="en-AU"/>
        </w:rPr>
        <w:t xml:space="preserve">Currently the server has 2 cores and 4 threads due to hyperthreading, 16GB RAM and is running Windows Server 2012 within VMware as a virtual operating system. To perform this test, you want a computer that can handle </w:t>
      </w:r>
      <w:r w:rsidR="00DA1748">
        <w:rPr>
          <w:shd w:val="clear" w:color="auto" w:fill="FFFFFF"/>
          <w:lang w:eastAsia="en-AU"/>
        </w:rPr>
        <w:t>a substantial number</w:t>
      </w:r>
      <w:r>
        <w:rPr>
          <w:shd w:val="clear" w:color="auto" w:fill="FFFFFF"/>
          <w:lang w:eastAsia="en-AU"/>
        </w:rPr>
        <w:t xml:space="preserve"> of tabs within Google Chrome (an excess of 200+ tabs) or multiple devices running Chrome to have up to 200 tabs open across them. I performed</w:t>
      </w:r>
      <w:r w:rsidR="00DA1748">
        <w:rPr>
          <w:shd w:val="clear" w:color="auto" w:fill="FFFFFF"/>
          <w:lang w:eastAsia="en-AU"/>
        </w:rPr>
        <w:t xml:space="preserve"> my test on my own desktop at home with an Intel i7-5820k a processor 6 cores, 12 threads combined with 32GB RAM running at 2666Mhz ensuring that any bottlenecks caused by the web browser and/or client device will be non-existent.</w:t>
      </w:r>
    </w:p>
    <w:p w:rsidR="00750DF1" w:rsidRPr="00AB75CD" w:rsidRDefault="00750DF1" w:rsidP="00466015">
      <w:pPr>
        <w:jc w:val="both"/>
        <w:rPr>
          <w:sz w:val="22"/>
          <w:szCs w:val="24"/>
          <w:lang w:eastAsia="en-AU"/>
        </w:rPr>
      </w:pPr>
      <w:r>
        <w:rPr>
          <w:shd w:val="clear" w:color="auto" w:fill="FFFFFF"/>
          <w:lang w:eastAsia="en-AU"/>
        </w:rPr>
        <w:t>Also, as we will be timing in this test make sure you have a stopwatch available, most smartphones have one built in the clock settings so getting one is easy.</w:t>
      </w:r>
    </w:p>
    <w:p w:rsidR="00AB75CD" w:rsidRPr="00AB75CD" w:rsidRDefault="00AB75CD" w:rsidP="00AB75CD">
      <w:pPr>
        <w:spacing w:before="100" w:beforeAutospacing="1" w:after="100" w:afterAutospacing="1" w:line="240" w:lineRule="auto"/>
        <w:outlineLvl w:val="2"/>
        <w:rPr>
          <w:rFonts w:eastAsia="Times New Roman" w:cs="Times New Roman"/>
          <w:b/>
          <w:bCs/>
          <w:color w:val="000000"/>
          <w:sz w:val="27"/>
          <w:szCs w:val="27"/>
          <w:u w:val="single"/>
          <w:lang w:eastAsia="en-AU"/>
        </w:rPr>
      </w:pPr>
      <w:bookmarkStart w:id="209" w:name="_Toc481344808"/>
      <w:r w:rsidRPr="00AB75CD">
        <w:rPr>
          <w:rFonts w:eastAsia="Times New Roman" w:cs="Times New Roman"/>
          <w:b/>
          <w:bCs/>
          <w:color w:val="000000"/>
          <w:sz w:val="27"/>
          <w:szCs w:val="27"/>
          <w:u w:val="single"/>
          <w:lang w:eastAsia="en-AU"/>
        </w:rPr>
        <w:t>Test Description</w:t>
      </w:r>
      <w:bookmarkEnd w:id="209"/>
    </w:p>
    <w:p w:rsidR="00AB75CD" w:rsidRDefault="00DA1748" w:rsidP="00AB75CD">
      <w:p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 xml:space="preserve">To perform this test, </w:t>
      </w:r>
      <w:r w:rsidR="00750DF1">
        <w:rPr>
          <w:rFonts w:eastAsia="Times New Roman" w:cs="Times New Roman"/>
          <w:color w:val="000000"/>
          <w:szCs w:val="27"/>
          <w:lang w:eastAsia="en-AU"/>
        </w:rPr>
        <w:t>we will follow the steps below</w:t>
      </w:r>
      <w:r w:rsidR="009F7B17">
        <w:rPr>
          <w:rStyle w:val="FootnoteReference"/>
          <w:rFonts w:eastAsia="Times New Roman" w:cs="Times New Roman"/>
          <w:color w:val="000000"/>
          <w:szCs w:val="27"/>
          <w:lang w:eastAsia="en-AU"/>
        </w:rPr>
        <w:footnoteReference w:id="6"/>
      </w:r>
      <w:r w:rsidR="00750DF1">
        <w:rPr>
          <w:rFonts w:eastAsia="Times New Roman" w:cs="Times New Roman"/>
          <w:color w:val="000000"/>
          <w:szCs w:val="27"/>
          <w:lang w:eastAsia="en-AU"/>
        </w:rPr>
        <w:t>:</w:t>
      </w:r>
    </w:p>
    <w:p w:rsidR="00750DF1" w:rsidRDefault="00750DF1"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Navigate to biosecurity.are.uwa.edu.au and login. You will need the username and password from an Administrator.</w:t>
      </w:r>
    </w:p>
    <w:p w:rsidR="00750DF1" w:rsidRDefault="00750DF1"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Do a server check by going to the ‘Server Check’ page and ensuring everything on that page is green to ensure everything is working as expected including Sentry which allows Administrators such as myself to receive the tracebacks for errors.</w:t>
      </w:r>
    </w:p>
    <w:p w:rsidR="00750DF1" w:rsidRDefault="009F7B17"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On another computer/device (I used my laptop), but you can do it on the same one, access the server using remote desktop software and connecting the university using uniconnect if outside UWA, instructions on how to do this are here: </w:t>
      </w:r>
      <w:r w:rsidRPr="009F7B17">
        <w:rPr>
          <w:rFonts w:eastAsia="Times New Roman" w:cs="Times New Roman"/>
          <w:color w:val="000000"/>
          <w:szCs w:val="27"/>
          <w:lang w:eastAsia="en-AU"/>
        </w:rPr>
        <w:t>http://www.bits.uwa.edu.au/it-help/access/uniconnect/connecting</w:t>
      </w:r>
      <w:r>
        <w:rPr>
          <w:rFonts w:eastAsia="Times New Roman" w:cs="Times New Roman"/>
          <w:color w:val="000000"/>
          <w:szCs w:val="27"/>
          <w:lang w:eastAsia="en-AU"/>
        </w:rPr>
        <w:t>. The server’s IP address is 130.95.176.155.</w:t>
      </w:r>
    </w:p>
    <w:p w:rsidR="009F7B17" w:rsidRDefault="009F7B17" w:rsidP="00466015">
      <w:pPr>
        <w:pStyle w:val="ListParagraph"/>
        <w:numPr>
          <w:ilvl w:val="0"/>
          <w:numId w:val="20"/>
        </w:num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Once you have remote access to the server, open Task Manager and go to the ‘Performance’ tab and make sure you’re observing CPU, like below:</w:t>
      </w:r>
      <w:r>
        <w:rPr>
          <w:rFonts w:eastAsia="Times New Roman" w:cs="Times New Roman"/>
          <w:color w:val="000000"/>
          <w:szCs w:val="27"/>
          <w:lang w:eastAsia="en-AU"/>
        </w:rPr>
        <w:br/>
      </w:r>
      <w:r>
        <w:rPr>
          <w:noProof/>
          <w:lang w:eastAsia="en-AU"/>
        </w:rPr>
        <w:drawing>
          <wp:inline distT="0" distB="0" distL="0" distR="0" wp14:anchorId="1776A446" wp14:editId="74A9523C">
            <wp:extent cx="5731510" cy="37953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95395"/>
                    </a:xfrm>
                    <a:prstGeom prst="rect">
                      <a:avLst/>
                    </a:prstGeom>
                  </pic:spPr>
                </pic:pic>
              </a:graphicData>
            </a:graphic>
          </wp:inline>
        </w:drawing>
      </w:r>
    </w:p>
    <w:p w:rsidR="009F7B17" w:rsidRDefault="009F7B17"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Now, going back to the computer (which was my desktop) which you have the website up on, open the ‘Sessions’ in the main administration page. Now create a new ‘Basic Browser Bots’ session with </w:t>
      </w:r>
      <w:r w:rsidR="00F2648C">
        <w:rPr>
          <w:rFonts w:eastAsia="Times New Roman" w:cs="Times New Roman"/>
          <w:color w:val="000000"/>
          <w:szCs w:val="27"/>
          <w:lang w:eastAsia="en-AU"/>
        </w:rPr>
        <w:t>4 participants.</w:t>
      </w:r>
    </w:p>
    <w:p w:rsidR="008B74C0" w:rsidRDefault="008B74C0"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noProof/>
          <w:lang w:eastAsia="en-AU"/>
        </w:rPr>
        <w:drawing>
          <wp:anchor distT="0" distB="0" distL="114300" distR="114300" simplePos="0" relativeHeight="251677695" behindDoc="0" locked="0" layoutInCell="1" allowOverlap="1" wp14:anchorId="47BB3E4A" wp14:editId="113E6B6A">
            <wp:simplePos x="0" y="0"/>
            <wp:positionH relativeFrom="column">
              <wp:posOffset>397823</wp:posOffset>
            </wp:positionH>
            <wp:positionV relativeFrom="paragraph">
              <wp:posOffset>589602</wp:posOffset>
            </wp:positionV>
            <wp:extent cx="5731510" cy="308991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6784" t="35354" r="17121" b="32220"/>
                    <a:stretch/>
                  </pic:blipFill>
                  <pic:spPr bwMode="auto">
                    <a:xfrm>
                      <a:off x="0" y="0"/>
                      <a:ext cx="5731510" cy="308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648C">
        <w:rPr>
          <w:rFonts w:eastAsia="Times New Roman" w:cs="Times New Roman"/>
          <w:color w:val="000000"/>
          <w:szCs w:val="27"/>
          <w:lang w:eastAsia="en-AU"/>
        </w:rPr>
        <w:t>Open each link in a new tab starting the timer when the last tab was opened when doing 4 participants, when performing this test with more than 4 participants you need to open every single player link that isn’t a multiple of 4 first e.g.</w:t>
      </w:r>
    </w:p>
    <w:p w:rsidR="008B74C0" w:rsidRDefault="008B74C0">
      <w:pPr>
        <w:rPr>
          <w:rFonts w:eastAsia="Times New Roman" w:cs="Times New Roman"/>
          <w:color w:val="000000"/>
          <w:szCs w:val="27"/>
          <w:lang w:eastAsia="en-AU"/>
        </w:rPr>
      </w:pPr>
      <w:r>
        <w:rPr>
          <w:noProof/>
          <w:lang w:eastAsia="en-AU"/>
        </w:rPr>
        <mc:AlternateContent>
          <mc:Choice Requires="wpg">
            <w:drawing>
              <wp:anchor distT="0" distB="0" distL="114300" distR="114300" simplePos="0" relativeHeight="251686912" behindDoc="0" locked="0" layoutInCell="1" allowOverlap="1" wp14:anchorId="05AF1225" wp14:editId="0500021B">
                <wp:simplePos x="0" y="0"/>
                <wp:positionH relativeFrom="margin">
                  <wp:posOffset>201880</wp:posOffset>
                </wp:positionH>
                <wp:positionV relativeFrom="paragraph">
                  <wp:posOffset>265875</wp:posOffset>
                </wp:positionV>
                <wp:extent cx="428400" cy="2268187"/>
                <wp:effectExtent l="0" t="19050" r="29210" b="37465"/>
                <wp:wrapNone/>
                <wp:docPr id="38" name="Group 38"/>
                <wp:cNvGraphicFramePr/>
                <a:graphic xmlns:a="http://schemas.openxmlformats.org/drawingml/2006/main">
                  <a:graphicData uri="http://schemas.microsoft.com/office/word/2010/wordprocessingGroup">
                    <wpg:wgp>
                      <wpg:cNvGrpSpPr/>
                      <wpg:grpSpPr>
                        <a:xfrm>
                          <a:off x="0" y="0"/>
                          <a:ext cx="428400" cy="2268187"/>
                          <a:chOff x="0" y="0"/>
                          <a:chExt cx="428400" cy="2352109"/>
                        </a:xfrm>
                      </wpg:grpSpPr>
                      <wps:wsp>
                        <wps:cNvPr id="29" name="Arrow: Right 29"/>
                        <wps:cNvSpPr/>
                        <wps:spPr>
                          <a:xfrm>
                            <a:off x="0" y="0"/>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Arrow: Right 30"/>
                        <wps:cNvSpPr/>
                        <wps:spPr>
                          <a:xfrm>
                            <a:off x="0" y="219694"/>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Arrow: Right 31"/>
                        <wps:cNvSpPr/>
                        <wps:spPr>
                          <a:xfrm>
                            <a:off x="0" y="439387"/>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Arrow: Right 32"/>
                        <wps:cNvSpPr/>
                        <wps:spPr>
                          <a:xfrm>
                            <a:off x="0" y="872836"/>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Arrow: Right 33"/>
                        <wps:cNvSpPr/>
                        <wps:spPr>
                          <a:xfrm>
                            <a:off x="0" y="1104405"/>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row: Right 34"/>
                        <wps:cNvSpPr/>
                        <wps:spPr>
                          <a:xfrm>
                            <a:off x="0" y="1335974"/>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Arrow: Right 35"/>
                        <wps:cNvSpPr/>
                        <wps:spPr>
                          <a:xfrm>
                            <a:off x="0" y="1710047"/>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row: Right 36"/>
                        <wps:cNvSpPr/>
                        <wps:spPr>
                          <a:xfrm>
                            <a:off x="0" y="1965366"/>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Arrow: Right 37"/>
                        <wps:cNvSpPr/>
                        <wps:spPr>
                          <a:xfrm>
                            <a:off x="0" y="2161309"/>
                            <a:ext cx="428400" cy="1908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EA941A5" id="Group 38" o:spid="_x0000_s1026" style="position:absolute;margin-left:15.9pt;margin-top:20.95pt;width:33.75pt;height:178.6pt;z-index:251686912;mso-position-horizontal-relative:margin;mso-height-relative:margin" coordsize="4284,23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">
                <v:shape id="Arrow: Right 29" o:spid="_x0000_s1027" type="#_x0000_t13" style="position:absolute;width:427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G+MUA&#10;AADbAAAADwAAAGRycy9kb3ducmV2LnhtbESPQWvCQBSE70L/w/KEXkQ3VQg1ukoplBYsgtGIx0f2&#10;mcRm34bsNkn/fbcg9DjMzDfMejuYWnTUusqygqdZBII4t7riQsHp+DZ9BuE8ssbaMin4IQfbzcNo&#10;jYm2PR+oS30hAoRdggpK75tESpeXZNDNbEMcvKttDfog20LqFvsAN7WcR1EsDVYcFkps6LWk/Cv9&#10;Ngqk04t4FzeX/fsk68+ft86nmVTqcTy8rEB4Gvx/+N7+0ArmS/j7En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BIb4xQAAANsAAAAPAAAAAAAAAAAAAAAAAJgCAABkcnMv&#10;ZG93bnJldi54bWxQSwUGAAAAAAQABAD1AAAAigMAAAAA&#10;" adj="16793" fillcolor="red" strokecolor="black [3213]" strokeweight="1pt"/>
                <v:shape id="Arrow: Right 30" o:spid="_x0000_s1028" type="#_x0000_t13" style="position:absolute;top:2196;width:427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5uMIA&#10;AADbAAAADwAAAGRycy9kb3ducmV2LnhtbERPy2rCQBTdF/yH4Qpuik6qECQ6CSKUFloKjQ9cXjLX&#10;JJq5EzLTJP37zqLg8nDe22w0jeipc7VlBS+LCARxYXXNpYLj4XW+BuE8ssbGMin4JQdZOnnaYqLt&#10;wN/U574UIYRdggoq79tESldUZNAtbEscuKvtDPoAu1LqDocQbhq5jKJYGqw5NFTY0r6i4p7/GAXS&#10;6VX8EbeXr7fn03D+vPU+P0mlZtNxtwHhafQP8b/7XStYhfXhS/gB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7m4wgAAANsAAAAPAAAAAAAAAAAAAAAAAJgCAABkcnMvZG93&#10;bnJldi54bWxQSwUGAAAAAAQABAD1AAAAhwMAAAAA&#10;" adj="16793" fillcolor="red" strokecolor="black [3213]" strokeweight="1pt"/>
                <v:shape id="Arrow: Right 31" o:spid="_x0000_s1029" type="#_x0000_t13" style="position:absolute;top:4393;width:427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scI8UA&#10;AADbAAAADwAAAGRycy9kb3ducmV2LnhtbESPQWvCQBSE70L/w/IKXqRuUiGU1DWUglhoEUyreHxk&#10;X5O02bchuybx37uC4HGYmW+YZTaaRvTUudqygngegSAurK65VPDzvX56AeE8ssbGMik4k4Ns9TBZ&#10;YqrtwDvqc1+KAGGXooLK+zaV0hUVGXRz2xIH79d2Bn2QXSl1h0OAm0Y+R1EiDdYcFips6b2i4j8/&#10;GQXS6UXymbTH7Wa2Hw5ff73P91Kp6eP49grC0+jv4Vv7QytYxHD9E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xwjxQAAANsAAAAPAAAAAAAAAAAAAAAAAJgCAABkcnMv&#10;ZG93bnJldi54bWxQSwUGAAAAAAQABAD1AAAAigMAAAAA&#10;" adj="16793" fillcolor="red" strokecolor="black [3213]" strokeweight="1pt"/>
                <v:shape id="Arrow: Right 32" o:spid="_x0000_s1030" type="#_x0000_t13" style="position:absolute;top:8728;width:427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mCVMQA&#10;AADbAAAADwAAAGRycy9kb3ducmV2LnhtbESPQWvCQBSE74L/YXlCL1I3VQiSuooIpQVFaKzi8ZF9&#10;TaLZtyG7TeK/d4WCx2FmvmEWq95UoqXGlZYVvE0iEMSZ1SXnCn4OH69zEM4ja6wsk4IbOVgth4MF&#10;Jtp2/E1t6nMRIOwSVFB4XydSuqwgg25ia+Lg/drGoA+yyaVusAtwU8lpFMXSYMlhocCaNgVl1/TP&#10;KJBOz+JtXJ/3n+Njd9pdWp8epVIvo379DsJT75/h//aXVjCbwuNL+AF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5glTEAAAA2wAAAA8AAAAAAAAAAAAAAAAAmAIAAGRycy9k&#10;b3ducmV2LnhtbFBLBQYAAAAABAAEAPUAAACJAwAAAAA=&#10;" adj="16793" fillcolor="red" strokecolor="black [3213]" strokeweight="1pt"/>
                <v:shape id="Arrow: Right 33" o:spid="_x0000_s1031" type="#_x0000_t13" style="position:absolute;top:11044;width:427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Unz8UA&#10;AADbAAAADwAAAGRycy9kb3ducmV2LnhtbESPQWvCQBSE7wX/w/IEL6Vu2kAo0VVEkBaUgmlTPD6y&#10;zySafRuya5L++25B6HGYmW+Y5Xo0jeipc7VlBc/zCARxYXXNpYKvz93TKwjnkTU2lknBDzlYryYP&#10;S0y1HfhIfeZLESDsUlRQed+mUrqiIoNublvi4J1tZ9AH2ZVSdzgEuGnkSxQl0mDNYaHClrYVFdfs&#10;ZhRIp+Nkn7Snj7fHfPg+XHqf5VKp2XTcLEB4Gv1/+N5+1wriGP6+h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NSfPxQAAANsAAAAPAAAAAAAAAAAAAAAAAJgCAABkcnMv&#10;ZG93bnJldi54bWxQSwUGAAAAAAQABAD1AAAAigMAAAAA&#10;" adj="16793" fillcolor="red" strokecolor="black [3213]" strokeweight="1pt"/>
                <v:shape id="Arrow: Right 34" o:spid="_x0000_s1032" type="#_x0000_t13" style="position:absolute;top:13359;width:427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u8UA&#10;AADbAAAADwAAAGRycy9kb3ducmV2LnhtbESPQWvCQBSE70L/w/IKvYhurBJK6ipFKBUUwbSRHh/Z&#10;1yRt9m3Irkn8964g9DjMzDfMcj2YWnTUusqygtk0AkGcW11xoeDr833yAsJ5ZI21ZVJwIQfr1cNo&#10;iYm2PR+pS30hAoRdggpK75tESpeXZNBNbUMcvB/bGvRBtoXULfYBbmr5HEWxNFhxWCixoU1J+V96&#10;Ngqk0/N4Fzffh49x1p/2v51PM6nU0+Pw9grC0+D/w/f2ViuYL+D2Jfw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L+7xQAAANsAAAAPAAAAAAAAAAAAAAAAAJgCAABkcnMv&#10;ZG93bnJldi54bWxQSwUGAAAAAAQABAD1AAAAigMAAAAA&#10;" adj="16793" fillcolor="red" strokecolor="black [3213]" strokeweight="1pt"/>
                <v:shape id="Arrow: Right 35" o:spid="_x0000_s1033" type="#_x0000_t13" style="position:absolute;top:17100;width:427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aIMUA&#10;AADbAAAADwAAAGRycy9kb3ducmV2LnhtbESPQWvCQBSE70L/w/IKvYhurBhK6ipFKBUUwbSRHh/Z&#10;1yRt9m3Irkn8964g9DjMzDfMcj2YWnTUusqygtk0AkGcW11xoeDr833yAsJ5ZI21ZVJwIQfr1cNo&#10;iYm2PR+pS30hAoRdggpK75tESpeXZNBNbUMcvB/bGvRBtoXULfYBbmr5HEWxNFhxWCixoU1J+V96&#10;Ngqk0/N4Fzffh49x1p/2v51PM6nU0+Pw9grC0+D/w/f2ViuYL+D2Jfw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BogxQAAANsAAAAPAAAAAAAAAAAAAAAAAJgCAABkcnMv&#10;ZG93bnJldi54bWxQSwUGAAAAAAQABAD1AAAAigMAAAAA&#10;" adj="16793" fillcolor="red" strokecolor="black [3213]" strokeweight="1pt"/>
                <v:shape id="Arrow: Right 36" o:spid="_x0000_s1034" type="#_x0000_t13" style="position:absolute;top:19653;width:427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EV8QA&#10;AADbAAAADwAAAGRycy9kb3ducmV2LnhtbESPQWvCQBSE74L/YXlCL1I3KgRJXUUEUWgRmmrp8ZF9&#10;JtHs25DdJvHfu0Khx2FmvmGW695UoqXGlZYVTCcRCOLM6pJzBaev3esChPPIGivLpOBODtar4WCJ&#10;ibYdf1Kb+lwECLsEFRTe14mULivIoJvYmjh4F9sY9EE2udQNdgFuKjmLolgaLDksFFjTtqDslv4a&#10;BdLpefwe1z/H/fjcfX9cW5+epVIvo37zBsJT7//Df+2DVjCP4fkl/AC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ChFfEAAAA2wAAAA8AAAAAAAAAAAAAAAAAmAIAAGRycy9k&#10;b3ducmV2LnhtbFBLBQYAAAAABAAEAPUAAACJAwAAAAA=&#10;" adj="16793" fillcolor="red" strokecolor="black [3213]" strokeweight="1pt"/>
                <v:shape id="Arrow: Right 37" o:spid="_x0000_s1035" type="#_x0000_t13" style="position:absolute;top:21613;width:4284;height:1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sl5MUA&#10;AADbAAAADwAAAGRycy9kb3ducmV2LnhtbESPT2vCQBTE7wW/w/IEb7rRQCOpq4i0KDkU/x16fGRf&#10;k9Ds25BdTeKn7xaEHoeZ+Q2z2vSmFndqXWVZwXwWgSDOra64UHC9fEyXIJxH1lhbJgUDOdisRy8r&#10;TLXt+ET3sy9EgLBLUUHpfZNK6fKSDLqZbYiD921bgz7ItpC6xS7ATS0XUfQqDVYcFkpsaFdS/nO+&#10;GQVZd3xPvuaxPdLQX/YPj7fPRabUZNxv30B46v1/+Nk+aAVxAn9fw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ayXkxQAAANsAAAAPAAAAAAAAAAAAAAAAAJgCAABkcnMv&#10;ZG93bnJldi54bWxQSwUGAAAAAAQABAD1AAAAigMAAAAA&#10;" adj="16790" fillcolor="red" strokecolor="black [3213]" strokeweight="1pt"/>
                <w10:wrap anchorx="margin"/>
              </v:group>
            </w:pict>
          </mc:Fallback>
        </mc:AlternateContent>
      </w:r>
      <w:r>
        <w:rPr>
          <w:rFonts w:eastAsia="Times New Roman" w:cs="Times New Roman"/>
          <w:color w:val="000000"/>
          <w:szCs w:val="27"/>
          <w:lang w:eastAsia="en-AU"/>
        </w:rPr>
        <w:br w:type="page"/>
      </w:r>
    </w:p>
    <w:p w:rsidR="008B74C0" w:rsidRDefault="008B74C0"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Start the timer and begin opening the remaining tabs, record the time between opening the first tab that is a multiple of 4 to the last tab that you open. This will be your error margin, this will get significantly larger as you have m</w:t>
      </w:r>
      <w:r w:rsidR="00CE7B20">
        <w:rPr>
          <w:rFonts w:eastAsia="Times New Roman" w:cs="Times New Roman"/>
          <w:color w:val="000000"/>
          <w:szCs w:val="27"/>
          <w:lang w:eastAsia="en-AU"/>
        </w:rPr>
        <w:t>ore</w:t>
      </w:r>
      <w:r>
        <w:rPr>
          <w:rFonts w:eastAsia="Times New Roman" w:cs="Times New Roman"/>
          <w:color w:val="000000"/>
          <w:szCs w:val="27"/>
          <w:lang w:eastAsia="en-AU"/>
        </w:rPr>
        <w:t xml:space="preserve"> tabs to open.</w:t>
      </w:r>
    </w:p>
    <w:p w:rsidR="008B74C0" w:rsidRDefault="00CE7B20"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Allow the test to keep going until every tab has said its finished and record the time it took to complete the test, this may be time consuming as you want to try to keep an eye on it in the case any errors do occur.</w:t>
      </w:r>
    </w:p>
    <w:p w:rsidR="00CE7B20" w:rsidRDefault="00CE7B20" w:rsidP="00CE7B20">
      <w:pPr>
        <w:pStyle w:val="ListParagraph"/>
        <w:numPr>
          <w:ilvl w:val="0"/>
          <w:numId w:val="20"/>
        </w:num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Complete steps 1-8 with the number of participants a</w:t>
      </w:r>
      <w:r w:rsidR="00332FE8">
        <w:rPr>
          <w:rFonts w:eastAsia="Times New Roman" w:cs="Times New Roman"/>
          <w:color w:val="000000"/>
          <w:szCs w:val="27"/>
          <w:lang w:eastAsia="en-AU"/>
        </w:rPr>
        <w:t>t 4, 12, 32, 60, 80, and 100</w:t>
      </w:r>
    </w:p>
    <w:p w:rsidR="00CE7B20" w:rsidRDefault="00CE7B20" w:rsidP="00CE7B20">
      <w:pPr>
        <w:pStyle w:val="ListParagraph"/>
        <w:numPr>
          <w:ilvl w:val="0"/>
          <w:numId w:val="20"/>
        </w:num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Complete steps 1-9 with the Session Configurations:</w:t>
      </w:r>
    </w:p>
    <w:p w:rsidR="00CE7B20" w:rsidRDefault="00CE7B20" w:rsidP="00CE7B20">
      <w:pPr>
        <w:pStyle w:val="ListParagraph"/>
        <w:numPr>
          <w:ilvl w:val="1"/>
          <w:numId w:val="20"/>
        </w:num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Basic Browser Bots</w:t>
      </w:r>
    </w:p>
    <w:p w:rsidR="00CE7B20" w:rsidRDefault="00CE7B20" w:rsidP="00CE7B20">
      <w:pPr>
        <w:pStyle w:val="ListParagraph"/>
        <w:numPr>
          <w:ilvl w:val="1"/>
          <w:numId w:val="20"/>
        </w:num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Approval on Contributions Browser Bots</w:t>
      </w:r>
      <w:r w:rsidR="00245582">
        <w:rPr>
          <w:rFonts w:eastAsia="Times New Roman" w:cs="Times New Roman"/>
          <w:color w:val="000000"/>
          <w:szCs w:val="27"/>
          <w:lang w:eastAsia="en-AU"/>
        </w:rPr>
        <w:t xml:space="preserve"> (AOC Browser Bots)</w:t>
      </w:r>
    </w:p>
    <w:p w:rsidR="008B74C0" w:rsidRPr="00CE7B20" w:rsidRDefault="00CE7B20"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Now you may now try to improve the times recorded, if you attempt to do this ensure you follow the same strategy each time to keep consistent results, error margins and participants.</w:t>
      </w:r>
      <w:r w:rsidR="00245582">
        <w:rPr>
          <w:rFonts w:eastAsia="Times New Roman" w:cs="Times New Roman"/>
          <w:color w:val="000000"/>
          <w:szCs w:val="27"/>
          <w:lang w:eastAsia="en-AU"/>
        </w:rPr>
        <w:t xml:space="preserve"> You don’t have to follow my strategy exactly, you could start the timer from the time you open the first participant link and get the same conclusions.</w:t>
      </w:r>
    </w:p>
    <w:p w:rsidR="003C0C63" w:rsidRDefault="003C0C63" w:rsidP="003C0C63">
      <w:pPr>
        <w:spacing w:before="100" w:beforeAutospacing="1" w:after="100" w:afterAutospacing="1" w:line="240" w:lineRule="auto"/>
        <w:outlineLvl w:val="2"/>
        <w:rPr>
          <w:rFonts w:eastAsia="Times New Roman" w:cs="Times New Roman"/>
          <w:b/>
          <w:bCs/>
          <w:color w:val="000000"/>
          <w:sz w:val="27"/>
          <w:szCs w:val="27"/>
          <w:u w:val="single"/>
          <w:lang w:eastAsia="en-AU"/>
        </w:rPr>
      </w:pPr>
      <w:bookmarkStart w:id="210" w:name="_Toc481344809"/>
      <w:r w:rsidRPr="00AB75CD">
        <w:rPr>
          <w:rFonts w:eastAsia="Times New Roman" w:cs="Times New Roman"/>
          <w:b/>
          <w:bCs/>
          <w:color w:val="000000"/>
          <w:sz w:val="27"/>
          <w:szCs w:val="27"/>
          <w:u w:val="single"/>
          <w:lang w:eastAsia="en-AU"/>
        </w:rPr>
        <w:t>Test Analysis Report</w:t>
      </w:r>
      <w:bookmarkEnd w:id="210"/>
    </w:p>
    <w:p w:rsidR="00CE7B20" w:rsidRDefault="00C939E9" w:rsidP="00466015">
      <w:pPr>
        <w:jc w:val="both"/>
        <w:rPr>
          <w:lang w:eastAsia="en-AU"/>
        </w:rPr>
      </w:pPr>
      <w:r>
        <w:rPr>
          <w:lang w:eastAsia="en-AU"/>
        </w:rPr>
        <w:t xml:space="preserve">Before looking at the times it took the server to complete the game, I also observed how many participants the server could take when creating a session. At </w:t>
      </w:r>
      <w:r w:rsidR="00245582">
        <w:rPr>
          <w:lang w:eastAsia="en-AU"/>
        </w:rPr>
        <w:t>first,</w:t>
      </w:r>
      <w:r>
        <w:rPr>
          <w:lang w:eastAsia="en-AU"/>
        </w:rPr>
        <w:t xml:space="preserve"> I found the limit to be 24 participants, however I found after debugging that I had assigned the names per session rather than per group</w:t>
      </w:r>
      <w:r w:rsidR="00245582">
        <w:rPr>
          <w:lang w:eastAsia="en-AU"/>
        </w:rPr>
        <w:t>. Since there are only 25 names to choose from it wouldn’t allow any more than 24 players at once when creating the session. After fixing this I found that the server could create a session with 1000+ participants well exceeding what the server could handle when participants are playing the game concurrently.</w:t>
      </w:r>
    </w:p>
    <w:p w:rsidR="00245582" w:rsidRDefault="00245582" w:rsidP="00466015">
      <w:pPr>
        <w:jc w:val="both"/>
        <w:rPr>
          <w:lang w:eastAsia="en-AU"/>
        </w:rPr>
      </w:pPr>
      <w:r>
        <w:rPr>
          <w:lang w:eastAsia="en-AU"/>
        </w:rPr>
        <w:t xml:space="preserve">Now the results of the server performance tests are below, to remind you, the error margin is the amount of time it took to open the first tab that’s a multiple of 4 to the last tab you open. The time is given is MM:SS </w:t>
      </w:r>
      <w:r>
        <w:rPr>
          <w:rFonts w:cs="Times New Roman"/>
          <w:lang w:eastAsia="en-AU"/>
        </w:rPr>
        <w:t>±</w:t>
      </w:r>
      <w:r>
        <w:rPr>
          <w:lang w:eastAsia="en-AU"/>
        </w:rPr>
        <w:t xml:space="preserve"> Error Margin</w:t>
      </w:r>
      <w:r w:rsidR="00466015">
        <w:rPr>
          <w:lang w:eastAsia="en-AU"/>
        </w:rPr>
        <w:t>.</w:t>
      </w:r>
    </w:p>
    <w:tbl>
      <w:tblPr>
        <w:tblStyle w:val="TableGrid"/>
        <w:tblW w:w="0" w:type="auto"/>
        <w:tblLook w:val="04A0" w:firstRow="1" w:lastRow="0" w:firstColumn="1" w:lastColumn="0" w:noHBand="0" w:noVBand="1"/>
      </w:tblPr>
      <w:tblGrid>
        <w:gridCol w:w="3005"/>
        <w:gridCol w:w="3005"/>
        <w:gridCol w:w="3006"/>
      </w:tblGrid>
      <w:tr w:rsidR="00245582" w:rsidTr="00245582">
        <w:tc>
          <w:tcPr>
            <w:tcW w:w="3005" w:type="dxa"/>
          </w:tcPr>
          <w:p w:rsidR="00245582" w:rsidRDefault="00245582" w:rsidP="00332FE8">
            <w:pPr>
              <w:jc w:val="center"/>
              <w:rPr>
                <w:lang w:eastAsia="en-AU"/>
              </w:rPr>
            </w:pPr>
            <w:r>
              <w:rPr>
                <w:lang w:eastAsia="en-AU"/>
              </w:rPr>
              <w:t>Number of Participants</w:t>
            </w:r>
          </w:p>
        </w:tc>
        <w:tc>
          <w:tcPr>
            <w:tcW w:w="3005" w:type="dxa"/>
          </w:tcPr>
          <w:p w:rsidR="00245582" w:rsidRDefault="00245582" w:rsidP="00332FE8">
            <w:pPr>
              <w:jc w:val="center"/>
              <w:rPr>
                <w:lang w:eastAsia="en-AU"/>
              </w:rPr>
            </w:pPr>
            <w:r>
              <w:rPr>
                <w:lang w:eastAsia="en-AU"/>
              </w:rPr>
              <w:t>Basic Browser Bots</w:t>
            </w:r>
          </w:p>
        </w:tc>
        <w:tc>
          <w:tcPr>
            <w:tcW w:w="3006" w:type="dxa"/>
          </w:tcPr>
          <w:p w:rsidR="00245582" w:rsidRDefault="00245582" w:rsidP="00332FE8">
            <w:pPr>
              <w:jc w:val="center"/>
              <w:rPr>
                <w:lang w:eastAsia="en-AU"/>
              </w:rPr>
            </w:pPr>
            <w:r>
              <w:rPr>
                <w:lang w:eastAsia="en-AU"/>
              </w:rPr>
              <w:t>AOC Browser Bots</w:t>
            </w:r>
          </w:p>
        </w:tc>
      </w:tr>
      <w:tr w:rsidR="00245582" w:rsidTr="00245582">
        <w:tc>
          <w:tcPr>
            <w:tcW w:w="3005" w:type="dxa"/>
          </w:tcPr>
          <w:p w:rsidR="00245582" w:rsidRDefault="00245582" w:rsidP="00332FE8">
            <w:pPr>
              <w:jc w:val="center"/>
              <w:rPr>
                <w:lang w:eastAsia="en-AU"/>
              </w:rPr>
            </w:pPr>
            <w:r>
              <w:rPr>
                <w:lang w:eastAsia="en-AU"/>
              </w:rPr>
              <w:t>4</w:t>
            </w:r>
          </w:p>
        </w:tc>
        <w:tc>
          <w:tcPr>
            <w:tcW w:w="3005" w:type="dxa"/>
          </w:tcPr>
          <w:p w:rsidR="00245582" w:rsidRDefault="00332FE8" w:rsidP="00332FE8">
            <w:pPr>
              <w:jc w:val="center"/>
              <w:rPr>
                <w:lang w:eastAsia="en-AU"/>
              </w:rPr>
            </w:pPr>
            <w:r>
              <w:rPr>
                <w:lang w:eastAsia="en-AU"/>
              </w:rPr>
              <w:t>01:15</w:t>
            </w:r>
          </w:p>
        </w:tc>
        <w:tc>
          <w:tcPr>
            <w:tcW w:w="3006" w:type="dxa"/>
          </w:tcPr>
          <w:p w:rsidR="00245582" w:rsidRDefault="00332FE8" w:rsidP="00332FE8">
            <w:pPr>
              <w:jc w:val="center"/>
              <w:rPr>
                <w:lang w:eastAsia="en-AU"/>
              </w:rPr>
            </w:pPr>
            <w:r>
              <w:rPr>
                <w:lang w:eastAsia="en-AU"/>
              </w:rPr>
              <w:t>02:05</w:t>
            </w:r>
          </w:p>
        </w:tc>
      </w:tr>
      <w:tr w:rsidR="00332FE8" w:rsidTr="00245582">
        <w:tc>
          <w:tcPr>
            <w:tcW w:w="3005" w:type="dxa"/>
          </w:tcPr>
          <w:p w:rsidR="00332FE8" w:rsidRDefault="00332FE8" w:rsidP="00332FE8">
            <w:pPr>
              <w:jc w:val="center"/>
              <w:rPr>
                <w:lang w:eastAsia="en-AU"/>
              </w:rPr>
            </w:pPr>
            <w:r>
              <w:rPr>
                <w:lang w:eastAsia="en-AU"/>
              </w:rPr>
              <w:t>12</w:t>
            </w:r>
          </w:p>
        </w:tc>
        <w:tc>
          <w:tcPr>
            <w:tcW w:w="3005" w:type="dxa"/>
          </w:tcPr>
          <w:p w:rsidR="00332FE8" w:rsidRDefault="00332FE8" w:rsidP="00332FE8">
            <w:pPr>
              <w:jc w:val="center"/>
              <w:rPr>
                <w:lang w:eastAsia="en-AU"/>
              </w:rPr>
            </w:pPr>
            <w:r>
              <w:rPr>
                <w:lang w:eastAsia="en-AU"/>
              </w:rPr>
              <w:t xml:space="preserve">02:02 </w:t>
            </w:r>
            <w:r>
              <w:rPr>
                <w:rFonts w:cs="Times New Roman"/>
                <w:lang w:eastAsia="en-AU"/>
              </w:rPr>
              <w:t xml:space="preserve">± </w:t>
            </w:r>
            <w:r>
              <w:rPr>
                <w:lang w:eastAsia="en-AU"/>
              </w:rPr>
              <w:t>00:05</w:t>
            </w:r>
          </w:p>
        </w:tc>
        <w:tc>
          <w:tcPr>
            <w:tcW w:w="3006" w:type="dxa"/>
          </w:tcPr>
          <w:p w:rsidR="00332FE8" w:rsidRDefault="00332FE8" w:rsidP="00332FE8">
            <w:pPr>
              <w:jc w:val="center"/>
              <w:rPr>
                <w:lang w:eastAsia="en-AU"/>
              </w:rPr>
            </w:pPr>
            <w:r>
              <w:rPr>
                <w:lang w:eastAsia="en-AU"/>
              </w:rPr>
              <w:t xml:space="preserve">03:52 </w:t>
            </w:r>
            <w:r>
              <w:rPr>
                <w:rFonts w:cs="Times New Roman"/>
                <w:lang w:eastAsia="en-AU"/>
              </w:rPr>
              <w:t xml:space="preserve">± </w:t>
            </w:r>
            <w:r>
              <w:rPr>
                <w:lang w:eastAsia="en-AU"/>
              </w:rPr>
              <w:t>00:10</w:t>
            </w:r>
          </w:p>
        </w:tc>
      </w:tr>
      <w:tr w:rsidR="00332FE8" w:rsidTr="00245582">
        <w:tc>
          <w:tcPr>
            <w:tcW w:w="3005" w:type="dxa"/>
          </w:tcPr>
          <w:p w:rsidR="00332FE8" w:rsidRDefault="00332FE8" w:rsidP="00332FE8">
            <w:pPr>
              <w:jc w:val="center"/>
              <w:rPr>
                <w:lang w:eastAsia="en-AU"/>
              </w:rPr>
            </w:pPr>
            <w:r>
              <w:rPr>
                <w:lang w:eastAsia="en-AU"/>
              </w:rPr>
              <w:t>32</w:t>
            </w:r>
          </w:p>
        </w:tc>
        <w:tc>
          <w:tcPr>
            <w:tcW w:w="3005" w:type="dxa"/>
          </w:tcPr>
          <w:p w:rsidR="00332FE8" w:rsidRDefault="00332FE8" w:rsidP="00332FE8">
            <w:pPr>
              <w:jc w:val="center"/>
              <w:rPr>
                <w:lang w:eastAsia="en-AU"/>
              </w:rPr>
            </w:pPr>
            <w:r>
              <w:rPr>
                <w:lang w:eastAsia="en-AU"/>
              </w:rPr>
              <w:t xml:space="preserve">04:33 </w:t>
            </w:r>
            <w:r>
              <w:rPr>
                <w:rFonts w:cs="Times New Roman"/>
                <w:lang w:eastAsia="en-AU"/>
              </w:rPr>
              <w:t xml:space="preserve">± </w:t>
            </w:r>
            <w:r>
              <w:rPr>
                <w:lang w:eastAsia="en-AU"/>
              </w:rPr>
              <w:t>00:20</w:t>
            </w:r>
          </w:p>
        </w:tc>
        <w:tc>
          <w:tcPr>
            <w:tcW w:w="3006" w:type="dxa"/>
          </w:tcPr>
          <w:p w:rsidR="00332FE8" w:rsidRDefault="00332FE8" w:rsidP="00332FE8">
            <w:pPr>
              <w:jc w:val="center"/>
              <w:rPr>
                <w:lang w:eastAsia="en-AU"/>
              </w:rPr>
            </w:pPr>
            <w:r>
              <w:rPr>
                <w:lang w:eastAsia="en-AU"/>
              </w:rPr>
              <w:t xml:space="preserve">08:10 </w:t>
            </w:r>
            <w:r>
              <w:rPr>
                <w:rFonts w:cs="Times New Roman"/>
                <w:lang w:eastAsia="en-AU"/>
              </w:rPr>
              <w:t xml:space="preserve">± </w:t>
            </w:r>
            <w:r>
              <w:rPr>
                <w:lang w:eastAsia="en-AU"/>
              </w:rPr>
              <w:t>00:25</w:t>
            </w:r>
          </w:p>
        </w:tc>
      </w:tr>
      <w:tr w:rsidR="00332FE8" w:rsidTr="00245582">
        <w:tc>
          <w:tcPr>
            <w:tcW w:w="3005" w:type="dxa"/>
          </w:tcPr>
          <w:p w:rsidR="00332FE8" w:rsidRDefault="00332FE8" w:rsidP="00332FE8">
            <w:pPr>
              <w:jc w:val="center"/>
              <w:rPr>
                <w:lang w:eastAsia="en-AU"/>
              </w:rPr>
            </w:pPr>
            <w:r>
              <w:rPr>
                <w:lang w:eastAsia="en-AU"/>
              </w:rPr>
              <w:t>60</w:t>
            </w:r>
          </w:p>
        </w:tc>
        <w:tc>
          <w:tcPr>
            <w:tcW w:w="3005" w:type="dxa"/>
          </w:tcPr>
          <w:p w:rsidR="00332FE8" w:rsidRDefault="00332FE8" w:rsidP="00332FE8">
            <w:pPr>
              <w:jc w:val="center"/>
              <w:rPr>
                <w:lang w:eastAsia="en-AU"/>
              </w:rPr>
            </w:pPr>
            <w:r>
              <w:rPr>
                <w:lang w:eastAsia="en-AU"/>
              </w:rPr>
              <w:t xml:space="preserve">09:05 </w:t>
            </w:r>
            <w:r>
              <w:rPr>
                <w:rFonts w:cs="Times New Roman"/>
                <w:lang w:eastAsia="en-AU"/>
              </w:rPr>
              <w:t xml:space="preserve">± </w:t>
            </w:r>
            <w:r>
              <w:rPr>
                <w:lang w:eastAsia="en-AU"/>
              </w:rPr>
              <w:t>00:20</w:t>
            </w:r>
          </w:p>
        </w:tc>
        <w:tc>
          <w:tcPr>
            <w:tcW w:w="3006" w:type="dxa"/>
          </w:tcPr>
          <w:p w:rsidR="00332FE8" w:rsidRDefault="00332FE8" w:rsidP="00332FE8">
            <w:pPr>
              <w:jc w:val="center"/>
              <w:rPr>
                <w:lang w:eastAsia="en-AU"/>
              </w:rPr>
            </w:pPr>
            <w:r>
              <w:rPr>
                <w:lang w:eastAsia="en-AU"/>
              </w:rPr>
              <w:t xml:space="preserve">14:10 </w:t>
            </w:r>
            <w:r>
              <w:rPr>
                <w:rFonts w:cs="Times New Roman"/>
                <w:lang w:eastAsia="en-AU"/>
              </w:rPr>
              <w:t xml:space="preserve">± </w:t>
            </w:r>
            <w:r>
              <w:rPr>
                <w:lang w:eastAsia="en-AU"/>
              </w:rPr>
              <w:t>00:50</w:t>
            </w:r>
          </w:p>
        </w:tc>
      </w:tr>
      <w:tr w:rsidR="00332FE8" w:rsidTr="00245582">
        <w:tc>
          <w:tcPr>
            <w:tcW w:w="3005" w:type="dxa"/>
          </w:tcPr>
          <w:p w:rsidR="00332FE8" w:rsidRDefault="00332FE8" w:rsidP="00332FE8">
            <w:pPr>
              <w:jc w:val="center"/>
              <w:rPr>
                <w:lang w:eastAsia="en-AU"/>
              </w:rPr>
            </w:pPr>
            <w:r>
              <w:rPr>
                <w:lang w:eastAsia="en-AU"/>
              </w:rPr>
              <w:t>80</w:t>
            </w:r>
          </w:p>
        </w:tc>
        <w:tc>
          <w:tcPr>
            <w:tcW w:w="3005" w:type="dxa"/>
          </w:tcPr>
          <w:p w:rsidR="00332FE8" w:rsidRDefault="00332FE8" w:rsidP="00332FE8">
            <w:pPr>
              <w:jc w:val="center"/>
              <w:rPr>
                <w:lang w:eastAsia="en-AU"/>
              </w:rPr>
            </w:pPr>
            <w:r>
              <w:rPr>
                <w:lang w:eastAsia="en-AU"/>
              </w:rPr>
              <w:t xml:space="preserve">12:30 </w:t>
            </w:r>
            <w:r>
              <w:rPr>
                <w:rFonts w:cs="Times New Roman"/>
                <w:lang w:eastAsia="en-AU"/>
              </w:rPr>
              <w:t xml:space="preserve">± </w:t>
            </w:r>
            <w:r>
              <w:rPr>
                <w:lang w:eastAsia="en-AU"/>
              </w:rPr>
              <w:t>01:00</w:t>
            </w:r>
          </w:p>
        </w:tc>
        <w:tc>
          <w:tcPr>
            <w:tcW w:w="3006" w:type="dxa"/>
          </w:tcPr>
          <w:p w:rsidR="00332FE8" w:rsidRDefault="00332FE8" w:rsidP="00332FE8">
            <w:pPr>
              <w:jc w:val="center"/>
              <w:rPr>
                <w:lang w:eastAsia="en-AU"/>
              </w:rPr>
            </w:pPr>
            <w:r>
              <w:rPr>
                <w:lang w:eastAsia="en-AU"/>
              </w:rPr>
              <w:t xml:space="preserve">20:00 </w:t>
            </w:r>
            <w:r>
              <w:rPr>
                <w:rFonts w:cs="Times New Roman"/>
                <w:lang w:eastAsia="en-AU"/>
              </w:rPr>
              <w:t xml:space="preserve">± </w:t>
            </w:r>
            <w:r>
              <w:rPr>
                <w:lang w:eastAsia="en-AU"/>
              </w:rPr>
              <w:t>01:10</w:t>
            </w:r>
          </w:p>
        </w:tc>
      </w:tr>
      <w:tr w:rsidR="00332FE8" w:rsidTr="00245582">
        <w:tc>
          <w:tcPr>
            <w:tcW w:w="3005" w:type="dxa"/>
          </w:tcPr>
          <w:p w:rsidR="00332FE8" w:rsidRDefault="00332FE8" w:rsidP="00332FE8">
            <w:pPr>
              <w:jc w:val="center"/>
              <w:rPr>
                <w:lang w:eastAsia="en-AU"/>
              </w:rPr>
            </w:pPr>
            <w:r>
              <w:rPr>
                <w:lang w:eastAsia="en-AU"/>
              </w:rPr>
              <w:t>100</w:t>
            </w:r>
          </w:p>
        </w:tc>
        <w:tc>
          <w:tcPr>
            <w:tcW w:w="3005" w:type="dxa"/>
          </w:tcPr>
          <w:p w:rsidR="00332FE8" w:rsidRDefault="00332FE8" w:rsidP="00332FE8">
            <w:pPr>
              <w:jc w:val="center"/>
              <w:rPr>
                <w:lang w:eastAsia="en-AU"/>
              </w:rPr>
            </w:pPr>
            <w:r>
              <w:rPr>
                <w:lang w:eastAsia="en-AU"/>
              </w:rPr>
              <w:t xml:space="preserve">13:45 </w:t>
            </w:r>
            <w:r>
              <w:rPr>
                <w:rFonts w:cs="Times New Roman"/>
                <w:lang w:eastAsia="en-AU"/>
              </w:rPr>
              <w:t xml:space="preserve">± </w:t>
            </w:r>
            <w:r>
              <w:rPr>
                <w:lang w:eastAsia="en-AU"/>
              </w:rPr>
              <w:t>01:15</w:t>
            </w:r>
          </w:p>
        </w:tc>
        <w:tc>
          <w:tcPr>
            <w:tcW w:w="3006" w:type="dxa"/>
          </w:tcPr>
          <w:p w:rsidR="00332FE8" w:rsidRDefault="00332FE8" w:rsidP="00332FE8">
            <w:pPr>
              <w:jc w:val="center"/>
              <w:rPr>
                <w:lang w:eastAsia="en-AU"/>
              </w:rPr>
            </w:pPr>
            <w:r>
              <w:rPr>
                <w:lang w:eastAsia="en-AU"/>
              </w:rPr>
              <w:t xml:space="preserve">26:00 </w:t>
            </w:r>
            <w:r>
              <w:rPr>
                <w:rFonts w:cs="Times New Roman"/>
                <w:lang w:eastAsia="en-AU"/>
              </w:rPr>
              <w:t xml:space="preserve">± </w:t>
            </w:r>
            <w:r>
              <w:rPr>
                <w:lang w:eastAsia="en-AU"/>
              </w:rPr>
              <w:t>02:00</w:t>
            </w:r>
          </w:p>
        </w:tc>
      </w:tr>
    </w:tbl>
    <w:p w:rsidR="00245582" w:rsidRDefault="00245582" w:rsidP="00CE7B20">
      <w:pPr>
        <w:rPr>
          <w:lang w:eastAsia="en-AU"/>
        </w:rPr>
      </w:pPr>
    </w:p>
    <w:p w:rsidR="00332FE8" w:rsidRDefault="00332FE8" w:rsidP="00466015">
      <w:pPr>
        <w:jc w:val="both"/>
        <w:rPr>
          <w:lang w:eastAsia="en-AU"/>
        </w:rPr>
      </w:pPr>
      <w:r>
        <w:rPr>
          <w:lang w:eastAsia="en-AU"/>
        </w:rPr>
        <w:t xml:space="preserve">Looking at the time’s alone isn’t enough, I did record the CPU utilisation and when games started to finish to get a better idea of things might go if all the participants started at the same and how the game affects the server. </w:t>
      </w:r>
      <w:r w:rsidR="005E3E18">
        <w:rPr>
          <w:lang w:eastAsia="en-AU"/>
        </w:rPr>
        <w:t>Throughout the testing of the ‘Basic Browser Bots’ I noticed a CPU utilisation somewhere around between 50-75% on average occasionally spiking to 80-90% when the game went to 32+ participants. On average the first game to finish was well before the actual finishing time with participants finishing a minute or two before the rest of them completed the test.</w:t>
      </w:r>
    </w:p>
    <w:p w:rsidR="005E3E18" w:rsidRDefault="005E3E18" w:rsidP="00466015">
      <w:pPr>
        <w:jc w:val="both"/>
        <w:rPr>
          <w:lang w:eastAsia="en-AU"/>
        </w:rPr>
      </w:pPr>
      <w:r>
        <w:rPr>
          <w:lang w:eastAsia="en-AU"/>
        </w:rPr>
        <w:t>Going from the times and the utilisation and from what I observed during the tests, I believe the server can handle an absolute maximum of 50 participants concurrently with the amount of resources it currently has. At 50 participants, the game would be slow but verging on unplayable.</w:t>
      </w:r>
    </w:p>
    <w:p w:rsidR="00426943" w:rsidRDefault="005E3E18" w:rsidP="00466015">
      <w:pPr>
        <w:jc w:val="both"/>
        <w:rPr>
          <w:lang w:eastAsia="en-AU"/>
        </w:rPr>
      </w:pPr>
      <w:r>
        <w:rPr>
          <w:lang w:eastAsia="en-AU"/>
        </w:rPr>
        <w:t xml:space="preserve">There </w:t>
      </w:r>
      <w:r w:rsidR="00426943">
        <w:rPr>
          <w:lang w:eastAsia="en-AU"/>
        </w:rPr>
        <w:t>is one limitation</w:t>
      </w:r>
      <w:r>
        <w:rPr>
          <w:lang w:eastAsia="en-AU"/>
        </w:rPr>
        <w:t xml:space="preserve"> to this test, this test uses bots which push the server to constantly take in http requests</w:t>
      </w:r>
      <w:r w:rsidR="00426943">
        <w:rPr>
          <w:lang w:eastAsia="en-AU"/>
        </w:rPr>
        <w:t xml:space="preserve">, </w:t>
      </w:r>
      <w:r>
        <w:rPr>
          <w:lang w:eastAsia="en-AU"/>
        </w:rPr>
        <w:t>timeout requests</w:t>
      </w:r>
      <w:r w:rsidR="00426943">
        <w:rPr>
          <w:lang w:eastAsia="en-AU"/>
        </w:rPr>
        <w:t xml:space="preserve"> and other requests</w:t>
      </w:r>
      <w:r>
        <w:rPr>
          <w:lang w:eastAsia="en-AU"/>
        </w:rPr>
        <w:t>, much more than what would happen if people were playing. I believe this to be so</w:t>
      </w:r>
      <w:r w:rsidR="00426943">
        <w:rPr>
          <w:lang w:eastAsia="en-AU"/>
        </w:rPr>
        <w:t>,</w:t>
      </w:r>
      <w:r>
        <w:rPr>
          <w:lang w:eastAsia="en-AU"/>
        </w:rPr>
        <w:t xml:space="preserve"> as players will always take longer than the bot to decide their actions, thus when 50 players are playing concurrently, it doesn’t necessarily mean</w:t>
      </w:r>
      <w:r w:rsidR="00426943">
        <w:rPr>
          <w:lang w:eastAsia="en-AU"/>
        </w:rPr>
        <w:t xml:space="preserve"> it’s taking every single player’s data once a second, its taking the data of 50 players over a minimum time of around 10-20 seconds (or longer) and a maximum of 90 seconds. This could result in the game being much smoother with 32 or 60 players in a real-world experiment than it was in testing.</w:t>
      </w:r>
      <w:bookmarkStart w:id="211" w:name="Test_Materials"/>
      <w:bookmarkEnd w:id="211"/>
    </w:p>
    <w:p w:rsidR="00E679CC" w:rsidRDefault="00426943" w:rsidP="00466015">
      <w:pPr>
        <w:jc w:val="both"/>
        <w:rPr>
          <w:lang w:eastAsia="en-AU"/>
        </w:rPr>
      </w:pPr>
      <w:r>
        <w:rPr>
          <w:lang w:eastAsia="en-AU"/>
        </w:rPr>
        <w:t xml:space="preserve">I did attempt to see if I could improve the times above by adding more runworkers to run with the command otree runprodserver, unfortunately I saw no difference on my local machine or running on the server, each time being produced being within margin of error. It did make the administration page and the creation of sessions perform better, but not enough to warrant doing it. The main bottleneck and limitation to the game itself performing better is the use of </w:t>
      </w:r>
      <w:r w:rsidR="00AE1D6D">
        <w:rPr>
          <w:lang w:eastAsia="en-AU"/>
        </w:rPr>
        <w:t xml:space="preserve">Daphne as the HTTP server. Daphne as observed by others </w:t>
      </w:r>
      <w:bookmarkStart w:id="212" w:name="_Hlk481340943"/>
      <w:r w:rsidR="00AE1D6D">
        <w:rPr>
          <w:lang w:eastAsia="en-AU"/>
        </w:rPr>
        <w:fldChar w:fldCharType="begin"/>
      </w:r>
      <w:r w:rsidR="00AE1D6D">
        <w:rPr>
          <w:lang w:eastAsia="en-AU"/>
        </w:rPr>
        <w:instrText>HYPERLINK "https://groups.google.com/d/msg/otree/oWoypNd4O0c/CkhRfH3LAwAJ"</w:instrText>
      </w:r>
      <w:r w:rsidR="00AE1D6D">
        <w:rPr>
          <w:lang w:eastAsia="en-AU"/>
        </w:rPr>
        <w:fldChar w:fldCharType="separate"/>
      </w:r>
      <w:r w:rsidR="00AE1D6D" w:rsidRPr="00AE1D6D">
        <w:rPr>
          <w:rStyle w:val="Hyperlink"/>
          <w:lang w:eastAsia="en-AU"/>
        </w:rPr>
        <w:t>here</w:t>
      </w:r>
      <w:r w:rsidR="00AE1D6D">
        <w:rPr>
          <w:lang w:eastAsia="en-AU"/>
        </w:rPr>
        <w:fldChar w:fldCharType="end"/>
      </w:r>
      <w:bookmarkEnd w:id="212"/>
      <w:r w:rsidR="00AE1D6D">
        <w:rPr>
          <w:lang w:eastAsia="en-AU"/>
        </w:rPr>
        <w:t xml:space="preserve"> ne</w:t>
      </w:r>
      <w:r w:rsidR="00466015">
        <w:rPr>
          <w:lang w:eastAsia="en-AU"/>
        </w:rPr>
        <w:t>eds some load balancing</w:t>
      </w:r>
      <w:r w:rsidR="00AE1D6D">
        <w:rPr>
          <w:lang w:eastAsia="en-AU"/>
        </w:rPr>
        <w:t xml:space="preserve"> to properly utilise multiple cores and therefore increase performance of the game.</w:t>
      </w:r>
    </w:p>
    <w:p w:rsidR="00E679CC" w:rsidRDefault="00E679CC">
      <w:pPr>
        <w:rPr>
          <w:lang w:eastAsia="en-AU"/>
        </w:rPr>
      </w:pPr>
      <w:r>
        <w:rPr>
          <w:lang w:eastAsia="en-AU"/>
        </w:rPr>
        <w:br w:type="page"/>
      </w:r>
    </w:p>
    <w:p w:rsidR="00426943" w:rsidRDefault="00426943" w:rsidP="00426943">
      <w:pPr>
        <w:rPr>
          <w:lang w:eastAsia="en-AU"/>
        </w:rPr>
      </w:pPr>
    </w:p>
    <w:p w:rsidR="003C0C63" w:rsidRPr="00426943" w:rsidRDefault="003C0C63" w:rsidP="00426943">
      <w:pPr>
        <w:pStyle w:val="Heading2"/>
        <w:rPr>
          <w:rFonts w:eastAsiaTheme="minorHAnsi" w:cstheme="minorBidi"/>
          <w:bCs w:val="0"/>
          <w:sz w:val="24"/>
          <w:szCs w:val="22"/>
        </w:rPr>
      </w:pPr>
      <w:bookmarkStart w:id="213" w:name="_Toc481344810"/>
      <w:r w:rsidRPr="00426943">
        <w:rPr>
          <w:bCs w:val="0"/>
          <w:color w:val="000000"/>
          <w:u w:val="single"/>
        </w:rPr>
        <w:t>Test Materials</w:t>
      </w:r>
      <w:bookmarkEnd w:id="213"/>
    </w:p>
    <w:p w:rsidR="00E679CC" w:rsidRDefault="0098632E" w:rsidP="00466015">
      <w:pPr>
        <w:jc w:val="both"/>
        <w:rPr>
          <w:lang w:eastAsia="en-AU"/>
        </w:rPr>
      </w:pPr>
      <w:r>
        <w:rPr>
          <w:lang w:eastAsia="en-AU"/>
        </w:rPr>
        <w:t>The test materials required will be a PC (Linux, Windows or OSX, Windows preferably</w:t>
      </w:r>
      <w:r w:rsidR="009C12B1">
        <w:rPr>
          <w:lang w:eastAsia="en-AU"/>
        </w:rPr>
        <w:t xml:space="preserve"> as the other devices have browsers can have those that OSX and Linux can have, while Windows has IE and Edge</w:t>
      </w:r>
      <w:r>
        <w:rPr>
          <w:lang w:eastAsia="en-AU"/>
        </w:rPr>
        <w:t xml:space="preserve">), Android Smartphone or tablet, and an iOS phone or tablet. With these 3 devices one will be able to test web browsers that will be used by most participants including Chrome, Firefox, Internet Explorer 11, Safari, Microsoft Edge and Opera. </w:t>
      </w:r>
      <w:r w:rsidR="009C12B1">
        <w:rPr>
          <w:lang w:eastAsia="en-AU"/>
        </w:rPr>
        <w:t>The server will need to be on during the testing period, however one should not have to worry about the server being on due to it being on 24/7 except for about 5 mins in the middle of the night once a week.</w:t>
      </w:r>
      <w:r w:rsidR="009C12B1">
        <w:rPr>
          <w:lang w:eastAsia="en-AU"/>
        </w:rPr>
        <w:br/>
      </w:r>
      <w:r w:rsidR="009C12B1">
        <w:rPr>
          <w:lang w:eastAsia="en-AU"/>
        </w:rPr>
        <w:br/>
        <w:t xml:space="preserve">Theoretically, the game should work no matter what OS you’re running on your own personal device as the Server runs all the python code and produces the Django templates which your web browser views as HTML. However, to be thorough, each device should have as much web browsers as possible for testing. </w:t>
      </w:r>
    </w:p>
    <w:p w:rsidR="00E679CC" w:rsidRDefault="00E679CC">
      <w:pPr>
        <w:rPr>
          <w:lang w:eastAsia="en-AU"/>
        </w:rPr>
      </w:pPr>
      <w:r>
        <w:rPr>
          <w:lang w:eastAsia="en-AU"/>
        </w:rPr>
        <w:br w:type="page"/>
      </w:r>
    </w:p>
    <w:p w:rsidR="00245582" w:rsidRDefault="00245582" w:rsidP="0098632E">
      <w:pPr>
        <w:rPr>
          <w:lang w:eastAsia="en-AU"/>
        </w:rPr>
      </w:pPr>
    </w:p>
    <w:p w:rsidR="00641842" w:rsidRPr="00C1685C" w:rsidRDefault="00641842" w:rsidP="00641842">
      <w:pPr>
        <w:pStyle w:val="Heading2"/>
        <w:rPr>
          <w:u w:val="single"/>
        </w:rPr>
      </w:pPr>
      <w:bookmarkStart w:id="214" w:name="_oTree_Tags"/>
      <w:bookmarkStart w:id="215" w:name="_Toc481344811"/>
      <w:bookmarkEnd w:id="214"/>
      <w:r w:rsidRPr="00C1685C">
        <w:rPr>
          <w:u w:val="single"/>
        </w:rPr>
        <w:t>oTree_Tags</w:t>
      </w:r>
      <w:bookmarkEnd w:id="215"/>
    </w:p>
    <w:p w:rsidR="00B52092" w:rsidRDefault="00641842" w:rsidP="00466015">
      <w:pPr>
        <w:jc w:val="both"/>
      </w:pPr>
      <w:r>
        <w:t>For this program to work you will need to a</w:t>
      </w:r>
      <w:r w:rsidR="00B52092">
        <w:t>djust the oTree package files, as this program requires an adjusted otree_tags file. There are two ways you can do this:</w:t>
      </w:r>
    </w:p>
    <w:p w:rsidR="00641842" w:rsidRDefault="00B52092" w:rsidP="00B52092">
      <w:pPr>
        <w:jc w:val="both"/>
      </w:pPr>
      <w:r>
        <w:t xml:space="preserve">1) Assuming you cloned the repository or have the program files available to you, inside the Lottery app folder named </w:t>
      </w:r>
      <w:r>
        <w:rPr>
          <w:i/>
        </w:rPr>
        <w:t>Lottery</w:t>
      </w:r>
      <w:r>
        <w:t>, there should be a directory named otree_tags, go in there.</w:t>
      </w:r>
      <w:r>
        <w:br/>
        <w:t>Copy the otree_tags file inside a paste the file inside this directory:</w:t>
      </w:r>
    </w:p>
    <w:p w:rsidR="00B52092" w:rsidRDefault="00B52092" w:rsidP="00B52092">
      <w:pPr>
        <w:jc w:val="both"/>
      </w:pPr>
      <w:r>
        <w:t>&lt;Home&gt;\Python&lt;version&gt;\Lib\sitepackages\otree\templatetags\</w:t>
      </w:r>
      <w:r>
        <w:br/>
      </w:r>
      <w:r>
        <w:br/>
        <w:t xml:space="preserve">&lt;Home&gt; refers to your account files and folders which will be located differently depending on your OS, please refer to the Python documentation and how you installed Python on your machine to find the directory we’re looking for. Also, keep in mind the folder will be named differently depending on your Python version, so refer to what version you have as well </w:t>
      </w:r>
      <w:r w:rsidR="002D2091">
        <w:t>to</w:t>
      </w:r>
      <w:r>
        <w:t xml:space="preserve"> fill in &lt;version&gt;.</w:t>
      </w:r>
    </w:p>
    <w:p w:rsidR="00B52092" w:rsidRDefault="00B52092" w:rsidP="00B52092">
      <w:pPr>
        <w:jc w:val="both"/>
      </w:pPr>
      <w:r>
        <w:t>2) Instead of copying the file in the repository, find this file below (refer to above to understand what &lt;Home&gt; and &lt;version&gt; mean):</w:t>
      </w:r>
    </w:p>
    <w:p w:rsidR="00B52092" w:rsidRDefault="00B52092" w:rsidP="00B52092">
      <w:pPr>
        <w:jc w:val="both"/>
      </w:pPr>
      <w:r>
        <w:t>&lt;Home&gt;\Python&lt;version&gt;\Lib\sitepackages\otree\templatetags\otree_tags.py</w:t>
      </w:r>
    </w:p>
    <w:p w:rsidR="00F92EA7" w:rsidRDefault="00B52092" w:rsidP="00B52092">
      <w:pPr>
        <w:jc w:val="both"/>
      </w:pPr>
      <w:r>
        <w:t>In this file add t</w:t>
      </w:r>
      <w:r w:rsidR="00F92EA7">
        <w:t>he code as per the image below:</w:t>
      </w:r>
    </w:p>
    <w:p w:rsidR="00F92EA7" w:rsidRDefault="00F92EA7" w:rsidP="00B52092">
      <w:pPr>
        <w:jc w:val="both"/>
        <w:rPr>
          <w:noProof/>
          <w:lang w:eastAsia="en-AU"/>
        </w:rPr>
      </w:pPr>
    </w:p>
    <w:p w:rsidR="00B52092" w:rsidRDefault="00F92EA7" w:rsidP="00B52092">
      <w:pPr>
        <w:jc w:val="both"/>
      </w:pPr>
      <w:r>
        <w:rPr>
          <w:noProof/>
          <w:lang w:eastAsia="en-AU"/>
        </w:rPr>
        <w:drawing>
          <wp:inline distT="0" distB="0" distL="0" distR="0" wp14:anchorId="185298DB" wp14:editId="7C2F2541">
            <wp:extent cx="5812971" cy="2855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26" t="77396" r="52234" b="1581"/>
                    <a:stretch/>
                  </pic:blipFill>
                  <pic:spPr bwMode="auto">
                    <a:xfrm>
                      <a:off x="0" y="0"/>
                      <a:ext cx="5839354" cy="2867968"/>
                    </a:xfrm>
                    <a:prstGeom prst="rect">
                      <a:avLst/>
                    </a:prstGeom>
                    <a:ln>
                      <a:noFill/>
                    </a:ln>
                    <a:extLst>
                      <a:ext uri="{53640926-AAD7-44D8-BBD7-CCE9431645EC}">
                        <a14:shadowObscured xmlns:a14="http://schemas.microsoft.com/office/drawing/2010/main"/>
                      </a:ext>
                    </a:extLst>
                  </pic:spPr>
                </pic:pic>
              </a:graphicData>
            </a:graphic>
          </wp:inline>
        </w:drawing>
      </w:r>
    </w:p>
    <w:p w:rsidR="00C939E9" w:rsidRDefault="00C939E9" w:rsidP="00B52092">
      <w:pPr>
        <w:jc w:val="both"/>
      </w:pPr>
    </w:p>
    <w:p w:rsidR="00C939E9" w:rsidRDefault="00C939E9">
      <w:r>
        <w:br w:type="page"/>
      </w:r>
    </w:p>
    <w:p w:rsidR="00EE5988" w:rsidRPr="00EE5988" w:rsidRDefault="00C1685C" w:rsidP="00EE5988">
      <w:pPr>
        <w:pStyle w:val="Heading1"/>
        <w:rPr>
          <w:rFonts w:ascii="Times New Roman" w:hAnsi="Times New Roman" w:cs="Times New Roman"/>
          <w:b/>
          <w:color w:val="auto"/>
          <w:sz w:val="40"/>
          <w:szCs w:val="40"/>
          <w:u w:val="single"/>
        </w:rPr>
      </w:pPr>
      <w:bookmarkStart w:id="216" w:name="_Toc481344812"/>
      <w:r w:rsidRPr="00C1685C">
        <w:rPr>
          <w:rFonts w:ascii="Times New Roman" w:hAnsi="Times New Roman" w:cs="Times New Roman"/>
          <w:b/>
          <w:color w:val="auto"/>
          <w:sz w:val="40"/>
          <w:szCs w:val="40"/>
          <w:u w:val="single"/>
        </w:rPr>
        <w:t>Glossary</w:t>
      </w:r>
      <w:bookmarkEnd w:id="216"/>
    </w:p>
    <w:p w:rsidR="00C1685C" w:rsidRPr="00815DAF" w:rsidRDefault="00815DAF" w:rsidP="00815DAF">
      <w:pPr>
        <w:pStyle w:val="ListParagraph"/>
        <w:numPr>
          <w:ilvl w:val="0"/>
          <w:numId w:val="21"/>
        </w:numPr>
        <w:rPr>
          <w:rFonts w:cs="Times New Roman"/>
        </w:rPr>
      </w:pPr>
      <w:r w:rsidRPr="00815DAF">
        <w:rPr>
          <w:rFonts w:cs="Times New Roman"/>
        </w:rPr>
        <w:t>oTree</w:t>
      </w:r>
      <w:r w:rsidR="00E47DC1">
        <w:rPr>
          <w:rFonts w:cs="Times New Roman"/>
        </w:rPr>
        <w:t xml:space="preserve">: </w:t>
      </w:r>
      <w:r w:rsidRPr="00815DAF">
        <w:rPr>
          <w:rFonts w:cs="Times New Roman"/>
        </w:rPr>
        <w:t>“oTree is a framework based on Python and Django that lets you build:</w:t>
      </w:r>
    </w:p>
    <w:p w:rsidR="00815DAF" w:rsidRPr="00815DAF" w:rsidRDefault="00815DAF" w:rsidP="00815DAF">
      <w:pPr>
        <w:numPr>
          <w:ilvl w:val="1"/>
          <w:numId w:val="21"/>
        </w:numPr>
        <w:shd w:val="clear" w:color="auto" w:fill="FCFCFC"/>
        <w:spacing w:before="100" w:beforeAutospacing="1" w:after="100" w:afterAutospacing="1" w:line="360" w:lineRule="atLeast"/>
        <w:rPr>
          <w:rFonts w:eastAsia="Times New Roman" w:cs="Times New Roman"/>
          <w:szCs w:val="24"/>
          <w:lang w:eastAsia="en-AU"/>
        </w:rPr>
      </w:pPr>
      <w:r w:rsidRPr="00815DAF">
        <w:rPr>
          <w:rFonts w:eastAsia="Times New Roman" w:cs="Times New Roman"/>
          <w:szCs w:val="24"/>
          <w:lang w:eastAsia="en-AU"/>
        </w:rPr>
        <w:t>Multiplayer strategy games, like the prisoner’s dilemma, public goods game, and auctions</w:t>
      </w:r>
    </w:p>
    <w:p w:rsidR="00815DAF" w:rsidRPr="00815DAF" w:rsidRDefault="00815DAF" w:rsidP="00815DAF">
      <w:pPr>
        <w:numPr>
          <w:ilvl w:val="1"/>
          <w:numId w:val="21"/>
        </w:numPr>
        <w:shd w:val="clear" w:color="auto" w:fill="FCFCFC"/>
        <w:spacing w:before="100" w:beforeAutospacing="1" w:after="100" w:afterAutospacing="1" w:line="360" w:lineRule="atLeast"/>
        <w:rPr>
          <w:rFonts w:eastAsia="Times New Roman" w:cs="Times New Roman"/>
          <w:szCs w:val="24"/>
          <w:lang w:eastAsia="en-AU"/>
        </w:rPr>
      </w:pPr>
      <w:r w:rsidRPr="00815DAF">
        <w:rPr>
          <w:rFonts w:eastAsia="Times New Roman" w:cs="Times New Roman"/>
          <w:szCs w:val="24"/>
          <w:lang w:eastAsia="en-AU"/>
        </w:rPr>
        <w:t xml:space="preserve">Controlled </w:t>
      </w:r>
      <w:r w:rsidR="00E679CC" w:rsidRPr="00815DAF">
        <w:rPr>
          <w:rFonts w:eastAsia="Times New Roman" w:cs="Times New Roman"/>
          <w:szCs w:val="24"/>
          <w:lang w:eastAsia="en-AU"/>
        </w:rPr>
        <w:t>behavioural</w:t>
      </w:r>
      <w:r w:rsidRPr="00815DAF">
        <w:rPr>
          <w:rFonts w:eastAsia="Times New Roman" w:cs="Times New Roman"/>
          <w:szCs w:val="24"/>
          <w:lang w:eastAsia="en-AU"/>
        </w:rPr>
        <w:t xml:space="preserve"> experiments in economics, psychology, and related fields</w:t>
      </w:r>
    </w:p>
    <w:p w:rsidR="00EE5988" w:rsidRDefault="00815DAF" w:rsidP="00EE5988">
      <w:pPr>
        <w:numPr>
          <w:ilvl w:val="1"/>
          <w:numId w:val="21"/>
        </w:numPr>
        <w:shd w:val="clear" w:color="auto" w:fill="FCFCFC"/>
        <w:spacing w:before="100" w:beforeAutospacing="1" w:after="100" w:afterAutospacing="1" w:line="360" w:lineRule="atLeast"/>
        <w:rPr>
          <w:rFonts w:eastAsia="Times New Roman" w:cs="Times New Roman"/>
          <w:szCs w:val="24"/>
          <w:lang w:eastAsia="en-AU"/>
        </w:rPr>
      </w:pPr>
      <w:r w:rsidRPr="00815DAF">
        <w:rPr>
          <w:rFonts w:eastAsia="Times New Roman" w:cs="Times New Roman"/>
          <w:szCs w:val="24"/>
          <w:lang w:eastAsia="en-AU"/>
        </w:rPr>
        <w:t>Surveys and quizzes</w:t>
      </w:r>
      <w:r>
        <w:rPr>
          <w:rFonts w:eastAsia="Times New Roman" w:cs="Times New Roman"/>
          <w:szCs w:val="24"/>
          <w:lang w:eastAsia="en-AU"/>
        </w:rPr>
        <w:t>”</w:t>
      </w:r>
      <w:sdt>
        <w:sdtPr>
          <w:rPr>
            <w:rFonts w:eastAsia="Times New Roman" w:cs="Times New Roman"/>
            <w:szCs w:val="24"/>
            <w:lang w:eastAsia="en-AU"/>
          </w:rPr>
          <w:id w:val="-884404104"/>
          <w:citation/>
        </w:sdtPr>
        <w:sdtContent>
          <w:r w:rsidR="00EE5988">
            <w:rPr>
              <w:rFonts w:eastAsia="Times New Roman" w:cs="Times New Roman"/>
              <w:szCs w:val="24"/>
              <w:lang w:eastAsia="en-AU"/>
            </w:rPr>
            <w:fldChar w:fldCharType="begin"/>
          </w:r>
          <w:r w:rsidR="00EE5988">
            <w:rPr>
              <w:rFonts w:eastAsia="Times New Roman" w:cs="Times New Roman"/>
              <w:szCs w:val="24"/>
              <w:lang w:eastAsia="en-AU"/>
            </w:rPr>
            <w:instrText xml:space="preserve"> CITATION oTr16 \l 3081 </w:instrText>
          </w:r>
          <w:r w:rsidR="00EE5988">
            <w:rPr>
              <w:rFonts w:eastAsia="Times New Roman" w:cs="Times New Roman"/>
              <w:szCs w:val="24"/>
              <w:lang w:eastAsia="en-AU"/>
            </w:rPr>
            <w:fldChar w:fldCharType="separate"/>
          </w:r>
          <w:r w:rsidR="00A31D41">
            <w:rPr>
              <w:rFonts w:eastAsia="Times New Roman" w:cs="Times New Roman"/>
              <w:noProof/>
              <w:szCs w:val="24"/>
              <w:lang w:eastAsia="en-AU"/>
            </w:rPr>
            <w:t xml:space="preserve"> </w:t>
          </w:r>
          <w:r w:rsidR="00A31D41" w:rsidRPr="00A31D41">
            <w:rPr>
              <w:rFonts w:eastAsia="Times New Roman" w:cs="Times New Roman"/>
              <w:noProof/>
              <w:szCs w:val="24"/>
              <w:lang w:eastAsia="en-AU"/>
            </w:rPr>
            <w:t>(oTree, 2016)</w:t>
          </w:r>
          <w:r w:rsidR="00EE5988">
            <w:rPr>
              <w:rFonts w:eastAsia="Times New Roman" w:cs="Times New Roman"/>
              <w:szCs w:val="24"/>
              <w:lang w:eastAsia="en-AU"/>
            </w:rPr>
            <w:fldChar w:fldCharType="end"/>
          </w:r>
        </w:sdtContent>
      </w:sdt>
    </w:p>
    <w:p w:rsidR="00EE5988" w:rsidRDefault="00E47DC1"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Python:</w:t>
      </w:r>
      <w:r w:rsidR="00EE5988">
        <w:rPr>
          <w:rFonts w:eastAsia="Times New Roman" w:cs="Times New Roman"/>
          <w:szCs w:val="24"/>
          <w:lang w:eastAsia="en-AU"/>
        </w:rPr>
        <w:t xml:space="preserve">  A high-level programming language that allows you to design and implement computer programs on any machine.</w:t>
      </w:r>
    </w:p>
    <w:p w:rsidR="00EE5988" w:rsidRDefault="00EE5988"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Django</w:t>
      </w:r>
      <w:r w:rsidR="00E47DC1">
        <w:rPr>
          <w:rFonts w:eastAsia="Times New Roman" w:cs="Times New Roman"/>
          <w:szCs w:val="24"/>
          <w:lang w:eastAsia="en-AU"/>
        </w:rPr>
        <w:t>:</w:t>
      </w:r>
      <w:r>
        <w:rPr>
          <w:rFonts w:eastAsia="Times New Roman" w:cs="Times New Roman"/>
          <w:szCs w:val="24"/>
          <w:lang w:eastAsia="en-AU"/>
        </w:rPr>
        <w:t xml:space="preserve"> A web framework written in Python used to create complex, database driven websites.</w:t>
      </w:r>
    </w:p>
    <w:p w:rsidR="00EE5988" w:rsidRDefault="00EE5988"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HTML</w:t>
      </w:r>
      <w:r w:rsidR="00E47DC1">
        <w:rPr>
          <w:rFonts w:eastAsia="Times New Roman" w:cs="Times New Roman"/>
          <w:szCs w:val="24"/>
          <w:lang w:eastAsia="en-AU"/>
        </w:rPr>
        <w:t>:</w:t>
      </w:r>
      <w:r>
        <w:rPr>
          <w:rFonts w:eastAsia="Times New Roman" w:cs="Times New Roman"/>
          <w:szCs w:val="24"/>
          <w:lang w:eastAsia="en-AU"/>
        </w:rPr>
        <w:t xml:space="preserve"> Stands for </w:t>
      </w:r>
      <w:r w:rsidRPr="00EE5988">
        <w:rPr>
          <w:rFonts w:eastAsia="Times New Roman" w:cs="Times New Roman"/>
          <w:b/>
          <w:szCs w:val="24"/>
          <w:lang w:eastAsia="en-AU"/>
        </w:rPr>
        <w:t>H</w:t>
      </w:r>
      <w:r w:rsidRPr="00EE5988">
        <w:rPr>
          <w:rFonts w:eastAsia="Times New Roman" w:cs="Times New Roman"/>
          <w:szCs w:val="24"/>
          <w:lang w:eastAsia="en-AU"/>
        </w:rPr>
        <w:t>yper</w:t>
      </w:r>
      <w:r>
        <w:rPr>
          <w:rFonts w:eastAsia="Times New Roman" w:cs="Times New Roman"/>
          <w:b/>
          <w:szCs w:val="24"/>
          <w:lang w:eastAsia="en-AU"/>
        </w:rPr>
        <w:t>T</w:t>
      </w:r>
      <w:r w:rsidRPr="00EE5988">
        <w:rPr>
          <w:rFonts w:eastAsia="Times New Roman" w:cs="Times New Roman"/>
          <w:szCs w:val="24"/>
          <w:lang w:eastAsia="en-AU"/>
        </w:rPr>
        <w:t>ext</w:t>
      </w:r>
      <w:r>
        <w:rPr>
          <w:rFonts w:eastAsia="Times New Roman" w:cs="Times New Roman"/>
          <w:szCs w:val="24"/>
          <w:lang w:eastAsia="en-AU"/>
        </w:rPr>
        <w:t xml:space="preserve"> </w:t>
      </w:r>
      <w:r w:rsidRPr="00EE5988">
        <w:rPr>
          <w:rFonts w:eastAsia="Times New Roman" w:cs="Times New Roman"/>
          <w:b/>
          <w:szCs w:val="24"/>
          <w:lang w:eastAsia="en-AU"/>
        </w:rPr>
        <w:t>M</w:t>
      </w:r>
      <w:r>
        <w:rPr>
          <w:rFonts w:eastAsia="Times New Roman" w:cs="Times New Roman"/>
          <w:szCs w:val="24"/>
          <w:lang w:eastAsia="en-AU"/>
        </w:rPr>
        <w:t xml:space="preserve">arkup </w:t>
      </w:r>
      <w:r w:rsidRPr="00EE5988">
        <w:rPr>
          <w:rFonts w:eastAsia="Times New Roman" w:cs="Times New Roman"/>
          <w:b/>
          <w:szCs w:val="24"/>
          <w:lang w:eastAsia="en-AU"/>
        </w:rPr>
        <w:t>L</w:t>
      </w:r>
      <w:r>
        <w:rPr>
          <w:rFonts w:eastAsia="Times New Roman" w:cs="Times New Roman"/>
          <w:szCs w:val="24"/>
          <w:lang w:eastAsia="en-AU"/>
        </w:rPr>
        <w:t>anguage, it’s the language used to produce text, images, colour, graphics and links on the world-wide web. Every single page you access on the internet uses HTML.</w:t>
      </w:r>
    </w:p>
    <w:p w:rsidR="00E47DC1" w:rsidRDefault="00EE5988"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Web Server</w:t>
      </w:r>
      <w:r w:rsidR="00E47DC1">
        <w:rPr>
          <w:rFonts w:eastAsia="Times New Roman" w:cs="Times New Roman"/>
          <w:szCs w:val="24"/>
          <w:lang w:eastAsia="en-AU"/>
        </w:rPr>
        <w:t xml:space="preserve">: </w:t>
      </w:r>
      <w:r>
        <w:rPr>
          <w:rFonts w:eastAsia="Times New Roman" w:cs="Times New Roman"/>
          <w:szCs w:val="24"/>
          <w:lang w:eastAsia="en-AU"/>
        </w:rPr>
        <w:t xml:space="preserve">The computer/device/machine that runs the necessary programs and services </w:t>
      </w:r>
      <w:r w:rsidR="00E47DC1">
        <w:rPr>
          <w:rFonts w:eastAsia="Times New Roman" w:cs="Times New Roman"/>
          <w:szCs w:val="24"/>
          <w:lang w:eastAsia="en-AU"/>
        </w:rPr>
        <w:t>to</w:t>
      </w:r>
      <w:r>
        <w:rPr>
          <w:rFonts w:eastAsia="Times New Roman" w:cs="Times New Roman"/>
          <w:szCs w:val="24"/>
          <w:lang w:eastAsia="en-AU"/>
        </w:rPr>
        <w:t xml:space="preserve"> allow people to access the website on the internet </w:t>
      </w:r>
      <w:r w:rsidR="00E47DC1">
        <w:rPr>
          <w:rFonts w:eastAsia="Times New Roman" w:cs="Times New Roman"/>
          <w:szCs w:val="24"/>
          <w:lang w:eastAsia="en-AU"/>
        </w:rPr>
        <w:t>and run</w:t>
      </w:r>
      <w:r>
        <w:rPr>
          <w:rFonts w:eastAsia="Times New Roman" w:cs="Times New Roman"/>
          <w:szCs w:val="24"/>
          <w:lang w:eastAsia="en-AU"/>
        </w:rPr>
        <w:t xml:space="preserve"> the oTree project using Python and Django on a web browser without a client’</w:t>
      </w:r>
      <w:r w:rsidR="00E47DC1">
        <w:rPr>
          <w:rFonts w:eastAsia="Times New Roman" w:cs="Times New Roman"/>
          <w:szCs w:val="24"/>
          <w:lang w:eastAsia="en-AU"/>
        </w:rPr>
        <w:t xml:space="preserve">s computer needing Python, </w:t>
      </w:r>
      <w:r>
        <w:rPr>
          <w:rFonts w:eastAsia="Times New Roman" w:cs="Times New Roman"/>
          <w:szCs w:val="24"/>
          <w:lang w:eastAsia="en-AU"/>
        </w:rPr>
        <w:t>Django</w:t>
      </w:r>
      <w:r w:rsidR="00E47DC1">
        <w:rPr>
          <w:rFonts w:eastAsia="Times New Roman" w:cs="Times New Roman"/>
          <w:szCs w:val="24"/>
          <w:lang w:eastAsia="en-AU"/>
        </w:rPr>
        <w:t xml:space="preserve"> or any of the necessary programs to run the game</w:t>
      </w:r>
      <w:r>
        <w:rPr>
          <w:rFonts w:eastAsia="Times New Roman" w:cs="Times New Roman"/>
          <w:szCs w:val="24"/>
          <w:lang w:eastAsia="en-AU"/>
        </w:rPr>
        <w:t>.</w:t>
      </w:r>
    </w:p>
    <w:p w:rsidR="00EE5988" w:rsidRDefault="00E47DC1"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 xml:space="preserve"> Web Browser or Browser: An application that is used to retrieve and present information and graphics sent by a web server.</w:t>
      </w:r>
    </w:p>
    <w:p w:rsidR="00E47DC1" w:rsidRDefault="00E47DC1"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 xml:space="preserve">CSS: Stands for </w:t>
      </w:r>
      <w:r>
        <w:rPr>
          <w:rFonts w:eastAsia="Times New Roman" w:cs="Times New Roman"/>
          <w:b/>
          <w:szCs w:val="24"/>
          <w:lang w:eastAsia="en-AU"/>
        </w:rPr>
        <w:t>C</w:t>
      </w:r>
      <w:r>
        <w:rPr>
          <w:rFonts w:eastAsia="Times New Roman" w:cs="Times New Roman"/>
          <w:szCs w:val="24"/>
          <w:lang w:eastAsia="en-AU"/>
        </w:rPr>
        <w:t xml:space="preserve">ascading </w:t>
      </w:r>
      <w:r>
        <w:rPr>
          <w:rFonts w:eastAsia="Times New Roman" w:cs="Times New Roman"/>
          <w:b/>
          <w:szCs w:val="24"/>
          <w:lang w:eastAsia="en-AU"/>
        </w:rPr>
        <w:t>S</w:t>
      </w:r>
      <w:r>
        <w:rPr>
          <w:rFonts w:eastAsia="Times New Roman" w:cs="Times New Roman"/>
          <w:szCs w:val="24"/>
          <w:lang w:eastAsia="en-AU"/>
        </w:rPr>
        <w:t xml:space="preserve">tyle </w:t>
      </w:r>
      <w:r>
        <w:rPr>
          <w:rFonts w:eastAsia="Times New Roman" w:cs="Times New Roman"/>
          <w:b/>
          <w:szCs w:val="24"/>
          <w:lang w:eastAsia="en-AU"/>
        </w:rPr>
        <w:t>S</w:t>
      </w:r>
      <w:r>
        <w:rPr>
          <w:rFonts w:eastAsia="Times New Roman" w:cs="Times New Roman"/>
          <w:szCs w:val="24"/>
          <w:lang w:eastAsia="en-AU"/>
        </w:rPr>
        <w:t>heet, it is a language used to format how HTML elements will</w:t>
      </w:r>
      <w:r w:rsidR="009E43C2">
        <w:rPr>
          <w:rFonts w:eastAsia="Times New Roman" w:cs="Times New Roman"/>
          <w:szCs w:val="24"/>
          <w:lang w:eastAsia="en-AU"/>
        </w:rPr>
        <w:t xml:space="preserve"> appear </w:t>
      </w:r>
      <w:r>
        <w:rPr>
          <w:rFonts w:eastAsia="Times New Roman" w:cs="Times New Roman"/>
          <w:szCs w:val="24"/>
          <w:lang w:eastAsia="en-AU"/>
        </w:rPr>
        <w:t>on a web browser</w:t>
      </w:r>
      <w:r w:rsidR="009E43C2">
        <w:rPr>
          <w:rFonts w:eastAsia="Times New Roman" w:cs="Times New Roman"/>
          <w:szCs w:val="24"/>
          <w:lang w:eastAsia="en-AU"/>
        </w:rPr>
        <w:t>.</w:t>
      </w:r>
    </w:p>
    <w:p w:rsidR="009E43C2" w:rsidRDefault="009E43C2"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Relational Database: A database that properly recognises many to many relationships and is structured in a way to store information efficiently and effectively.</w:t>
      </w:r>
    </w:p>
    <w:p w:rsidR="009E43C2" w:rsidRDefault="009E43C2"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Postgres: A Database Management System (DBMS), to which a DBMS allows one to create and manage databases.</w:t>
      </w:r>
    </w:p>
    <w:p w:rsidR="009E43C2" w:rsidRDefault="009E43C2"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 xml:space="preserve">HTTP: Stands for </w:t>
      </w:r>
      <w:r>
        <w:rPr>
          <w:rFonts w:eastAsia="Times New Roman" w:cs="Times New Roman"/>
          <w:b/>
          <w:szCs w:val="24"/>
          <w:lang w:eastAsia="en-AU"/>
        </w:rPr>
        <w:t>H</w:t>
      </w:r>
      <w:r>
        <w:rPr>
          <w:rFonts w:eastAsia="Times New Roman" w:cs="Times New Roman"/>
          <w:szCs w:val="24"/>
          <w:lang w:eastAsia="en-AU"/>
        </w:rPr>
        <w:t>yper</w:t>
      </w:r>
      <w:r>
        <w:rPr>
          <w:rFonts w:eastAsia="Times New Roman" w:cs="Times New Roman"/>
          <w:b/>
          <w:szCs w:val="24"/>
          <w:lang w:eastAsia="en-AU"/>
        </w:rPr>
        <w:t>T</w:t>
      </w:r>
      <w:r>
        <w:rPr>
          <w:rFonts w:eastAsia="Times New Roman" w:cs="Times New Roman"/>
          <w:szCs w:val="24"/>
          <w:lang w:eastAsia="en-AU"/>
        </w:rPr>
        <w:t xml:space="preserve">ext </w:t>
      </w:r>
      <w:r>
        <w:rPr>
          <w:rFonts w:eastAsia="Times New Roman" w:cs="Times New Roman"/>
          <w:b/>
          <w:szCs w:val="24"/>
          <w:lang w:eastAsia="en-AU"/>
        </w:rPr>
        <w:t>T</w:t>
      </w:r>
      <w:r>
        <w:rPr>
          <w:rFonts w:eastAsia="Times New Roman" w:cs="Times New Roman"/>
          <w:szCs w:val="24"/>
          <w:lang w:eastAsia="en-AU"/>
        </w:rPr>
        <w:t xml:space="preserve">ransfer </w:t>
      </w:r>
      <w:r>
        <w:rPr>
          <w:rFonts w:eastAsia="Times New Roman" w:cs="Times New Roman"/>
          <w:b/>
          <w:szCs w:val="24"/>
          <w:lang w:eastAsia="en-AU"/>
        </w:rPr>
        <w:t>P</w:t>
      </w:r>
      <w:r>
        <w:rPr>
          <w:rFonts w:eastAsia="Times New Roman" w:cs="Times New Roman"/>
          <w:szCs w:val="24"/>
          <w:lang w:eastAsia="en-AU"/>
        </w:rPr>
        <w:t xml:space="preserve">rotocol, a </w:t>
      </w:r>
      <w:r w:rsidR="00BB67EA">
        <w:rPr>
          <w:rFonts w:eastAsia="Times New Roman" w:cs="Times New Roman"/>
          <w:szCs w:val="24"/>
          <w:lang w:eastAsia="en-AU"/>
        </w:rPr>
        <w:t>high-level</w:t>
      </w:r>
      <w:r>
        <w:rPr>
          <w:rFonts w:eastAsia="Times New Roman" w:cs="Times New Roman"/>
          <w:szCs w:val="24"/>
          <w:lang w:eastAsia="en-AU"/>
        </w:rPr>
        <w:t xml:space="preserve"> protocol designed to take and receive requests for HTML pages on the internet, it is a major part of communicating on the world-wide web.</w:t>
      </w:r>
    </w:p>
    <w:p w:rsidR="009E43C2" w:rsidRDefault="009E43C2"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 xml:space="preserve">Operating System: Often used as an acronym </w:t>
      </w:r>
      <w:r>
        <w:rPr>
          <w:rFonts w:eastAsia="Times New Roman" w:cs="Times New Roman"/>
          <w:b/>
          <w:szCs w:val="24"/>
          <w:lang w:eastAsia="en-AU"/>
        </w:rPr>
        <w:t>OS</w:t>
      </w:r>
      <w:r>
        <w:rPr>
          <w:rFonts w:eastAsia="Times New Roman" w:cs="Times New Roman"/>
          <w:szCs w:val="24"/>
          <w:lang w:eastAsia="en-AU"/>
        </w:rPr>
        <w:t>, low-level software that allows a computer to manage basic functions like scheduling tasks, providing API’s for other programs etc.</w:t>
      </w:r>
      <w:r w:rsidR="00BB67EA">
        <w:rPr>
          <w:rFonts w:eastAsia="Times New Roman" w:cs="Times New Roman"/>
          <w:szCs w:val="24"/>
          <w:lang w:eastAsia="en-AU"/>
        </w:rPr>
        <w:t xml:space="preserve"> Windows, Android, OSX and iOS are examples of operating systems.</w:t>
      </w:r>
    </w:p>
    <w:p w:rsidR="00BB67EA" w:rsidRDefault="00BB67EA"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 xml:space="preserve">IP Address: Stands for </w:t>
      </w:r>
      <w:r>
        <w:rPr>
          <w:rFonts w:eastAsia="Times New Roman" w:cs="Times New Roman"/>
          <w:b/>
          <w:szCs w:val="24"/>
          <w:lang w:eastAsia="en-AU"/>
        </w:rPr>
        <w:t>I</w:t>
      </w:r>
      <w:r>
        <w:rPr>
          <w:rFonts w:eastAsia="Times New Roman" w:cs="Times New Roman"/>
          <w:szCs w:val="24"/>
          <w:lang w:eastAsia="en-AU"/>
        </w:rPr>
        <w:t xml:space="preserve">nternet </w:t>
      </w:r>
      <w:r>
        <w:rPr>
          <w:rFonts w:eastAsia="Times New Roman" w:cs="Times New Roman"/>
          <w:b/>
          <w:szCs w:val="24"/>
          <w:lang w:eastAsia="en-AU"/>
        </w:rPr>
        <w:t>P</w:t>
      </w:r>
      <w:r>
        <w:rPr>
          <w:rFonts w:eastAsia="Times New Roman" w:cs="Times New Roman"/>
          <w:szCs w:val="24"/>
          <w:lang w:eastAsia="en-AU"/>
        </w:rPr>
        <w:t xml:space="preserve">rotocol </w:t>
      </w:r>
      <w:r>
        <w:rPr>
          <w:rFonts w:eastAsia="Times New Roman" w:cs="Times New Roman"/>
          <w:b/>
          <w:szCs w:val="24"/>
          <w:lang w:eastAsia="en-AU"/>
        </w:rPr>
        <w:t>Address</w:t>
      </w:r>
      <w:r>
        <w:rPr>
          <w:rFonts w:eastAsia="Times New Roman" w:cs="Times New Roman"/>
          <w:szCs w:val="24"/>
          <w:lang w:eastAsia="en-AU"/>
        </w:rPr>
        <w:t>, it is your “location” in a network, you can think of it like your home address, a unique set of numbers (and letters if using IPv6) that identifies your computer.</w:t>
      </w:r>
    </w:p>
    <w:p w:rsidR="00BB67EA" w:rsidRDefault="00BB67EA"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Hardware: A physical part, component of a computer</w:t>
      </w:r>
    </w:p>
    <w:p w:rsidR="00BB67EA" w:rsidRDefault="00BB67EA"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Software: A virtual program that can run a computer/device/machine created using a programming language, and designed for a certain purpose.</w:t>
      </w:r>
    </w:p>
    <w:p w:rsidR="00A31D41" w:rsidRPr="002B430A" w:rsidRDefault="00A31D41"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Session: In the context of oTree, “</w:t>
      </w:r>
      <w:r w:rsidRPr="00A31D41">
        <w:rPr>
          <w:rFonts w:cs="Times New Roman"/>
          <w:shd w:val="clear" w:color="auto" w:fill="FCFCFC"/>
        </w:rPr>
        <w:t>a session is an event during which multiple participants take part in a series of tasks or games.</w:t>
      </w:r>
      <w:r>
        <w:rPr>
          <w:rFonts w:cs="Times New Roman"/>
          <w:shd w:val="clear" w:color="auto" w:fill="FCFCFC"/>
        </w:rPr>
        <w:t>”</w:t>
      </w:r>
      <w:sdt>
        <w:sdtPr>
          <w:rPr>
            <w:rFonts w:cs="Times New Roman"/>
            <w:shd w:val="clear" w:color="auto" w:fill="FCFCFC"/>
          </w:rPr>
          <w:id w:val="716084927"/>
          <w:citation/>
        </w:sdtPr>
        <w:sdtContent>
          <w:r>
            <w:rPr>
              <w:rFonts w:cs="Times New Roman"/>
              <w:shd w:val="clear" w:color="auto" w:fill="FCFCFC"/>
            </w:rPr>
            <w:fldChar w:fldCharType="begin"/>
          </w:r>
          <w:r>
            <w:rPr>
              <w:rFonts w:cs="Times New Roman"/>
              <w:shd w:val="clear" w:color="auto" w:fill="FCFCFC"/>
            </w:rPr>
            <w:instrText xml:space="preserve"> CITATION oTr16 \l 3081 </w:instrText>
          </w:r>
          <w:r>
            <w:rPr>
              <w:rFonts w:cs="Times New Roman"/>
              <w:shd w:val="clear" w:color="auto" w:fill="FCFCFC"/>
            </w:rPr>
            <w:fldChar w:fldCharType="separate"/>
          </w:r>
          <w:r>
            <w:rPr>
              <w:rFonts w:cs="Times New Roman"/>
              <w:noProof/>
              <w:shd w:val="clear" w:color="auto" w:fill="FCFCFC"/>
            </w:rPr>
            <w:t xml:space="preserve"> </w:t>
          </w:r>
          <w:r w:rsidRPr="00A31D41">
            <w:rPr>
              <w:rFonts w:cs="Times New Roman"/>
              <w:noProof/>
              <w:shd w:val="clear" w:color="auto" w:fill="FCFCFC"/>
            </w:rPr>
            <w:t>(oTree, 2016)</w:t>
          </w:r>
          <w:r>
            <w:rPr>
              <w:rFonts w:cs="Times New Roman"/>
              <w:shd w:val="clear" w:color="auto" w:fill="FCFCFC"/>
            </w:rPr>
            <w:fldChar w:fldCharType="end"/>
          </w:r>
        </w:sdtContent>
      </w:sdt>
    </w:p>
    <w:p w:rsidR="002B430A" w:rsidRPr="002B430A" w:rsidRDefault="002B430A"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cs="Times New Roman"/>
          <w:shd w:val="clear" w:color="auto" w:fill="FCFCFC"/>
        </w:rPr>
        <w:t xml:space="preserve">Protection: In the context of the game, this is the amount of effort a player contributes during a round in the biosecurity game in terms of probability of the player </w:t>
      </w:r>
      <w:r>
        <w:rPr>
          <w:rFonts w:cs="Times New Roman"/>
          <w:b/>
          <w:shd w:val="clear" w:color="auto" w:fill="FCFCFC"/>
        </w:rPr>
        <w:t xml:space="preserve">not </w:t>
      </w:r>
      <w:r>
        <w:rPr>
          <w:rFonts w:cs="Times New Roman"/>
          <w:shd w:val="clear" w:color="auto" w:fill="FCFCFC"/>
        </w:rPr>
        <w:t>being the source of the outbreak. This is not to be confused with Cost which is still the amount of effort a player contributes, but represented in dollars.</w:t>
      </w:r>
    </w:p>
    <w:p w:rsidR="00E679CC" w:rsidRDefault="002B430A" w:rsidP="00EE5988">
      <w:pPr>
        <w:pStyle w:val="ListParagraph"/>
        <w:numPr>
          <w:ilvl w:val="0"/>
          <w:numId w:val="21"/>
        </w:numPr>
        <w:shd w:val="clear" w:color="auto" w:fill="FCFCFC"/>
        <w:spacing w:before="100" w:beforeAutospacing="1" w:after="100" w:afterAutospacing="1" w:line="360" w:lineRule="atLeast"/>
        <w:rPr>
          <w:rFonts w:cs="Times New Roman"/>
          <w:shd w:val="clear" w:color="auto" w:fill="FCFCFC"/>
        </w:rPr>
      </w:pPr>
      <w:r>
        <w:rPr>
          <w:rFonts w:cs="Times New Roman"/>
          <w:shd w:val="clear" w:color="auto" w:fill="FCFCFC"/>
        </w:rPr>
        <w:t>Outbreak: In the context of the game, this is an event when pests have infected the player’s crop for that round and therefore get no revenue.</w:t>
      </w:r>
    </w:p>
    <w:p w:rsidR="0055055B" w:rsidRPr="00E679CC" w:rsidRDefault="00E679CC" w:rsidP="00E679CC">
      <w:pPr>
        <w:rPr>
          <w:rFonts w:cs="Times New Roman"/>
          <w:shd w:val="clear" w:color="auto" w:fill="FCFCFC"/>
        </w:rPr>
      </w:pPr>
      <w:r>
        <w:rPr>
          <w:rFonts w:cs="Times New Roman"/>
          <w:shd w:val="clear" w:color="auto" w:fill="FCFCFC"/>
        </w:rPr>
        <w:br w:type="page"/>
      </w:r>
    </w:p>
    <w:bookmarkStart w:id="217" w:name="_Toc481344813" w:displacedByCustomXml="next"/>
    <w:sdt>
      <w:sdtPr>
        <w:rPr>
          <w:rFonts w:ascii="Times New Roman" w:eastAsiaTheme="minorHAnsi" w:hAnsi="Times New Roman" w:cstheme="minorBidi"/>
          <w:color w:val="auto"/>
          <w:sz w:val="24"/>
          <w:szCs w:val="22"/>
        </w:rPr>
        <w:id w:val="-872606198"/>
        <w:docPartObj>
          <w:docPartGallery w:val="Bibliographies"/>
          <w:docPartUnique/>
        </w:docPartObj>
      </w:sdtPr>
      <w:sdtContent>
        <w:p w:rsidR="0055055B" w:rsidRPr="0055055B" w:rsidRDefault="0055055B">
          <w:pPr>
            <w:pStyle w:val="Heading1"/>
            <w:rPr>
              <w:rStyle w:val="Heading2Char"/>
              <w:rFonts w:eastAsiaTheme="majorEastAsia"/>
              <w:color w:val="auto"/>
              <w:u w:val="single"/>
            </w:rPr>
          </w:pPr>
          <w:r w:rsidRPr="0055055B">
            <w:rPr>
              <w:rStyle w:val="Heading2Char"/>
              <w:rFonts w:eastAsiaTheme="majorEastAsia"/>
              <w:color w:val="auto"/>
              <w:u w:val="single"/>
            </w:rPr>
            <w:t>References</w:t>
          </w:r>
          <w:bookmarkEnd w:id="217"/>
        </w:p>
        <w:sdt>
          <w:sdtPr>
            <w:id w:val="-573587230"/>
            <w:bibliography/>
          </w:sdtPr>
          <w:sdtContent>
            <w:p w:rsidR="00A31D41" w:rsidRDefault="0055055B" w:rsidP="00A31D41">
              <w:pPr>
                <w:pStyle w:val="Bibliography"/>
                <w:rPr>
                  <w:noProof/>
                  <w:szCs w:val="24"/>
                </w:rPr>
              </w:pPr>
              <w:r>
                <w:fldChar w:fldCharType="begin"/>
              </w:r>
              <w:r>
                <w:instrText xml:space="preserve"> BIBLIOGRAPHY </w:instrText>
              </w:r>
              <w:r>
                <w:fldChar w:fldCharType="separate"/>
              </w:r>
              <w:r w:rsidR="00A31D41">
                <w:rPr>
                  <w:noProof/>
                </w:rPr>
                <w:t xml:space="preserve">Anon., 2017. </w:t>
              </w:r>
              <w:r w:rsidR="00A31D41">
                <w:rPr>
                  <w:i/>
                  <w:iCs/>
                  <w:noProof/>
                </w:rPr>
                <w:t xml:space="preserve">Net Market Share. </w:t>
              </w:r>
              <w:r w:rsidR="00A31D41">
                <w:rPr>
                  <w:noProof/>
                </w:rPr>
                <w:t xml:space="preserve">[Online] </w:t>
              </w:r>
              <w:r w:rsidR="00A31D41">
                <w:rPr>
                  <w:noProof/>
                </w:rPr>
                <w:br/>
                <w:t xml:space="preserve">Available at: </w:t>
              </w:r>
              <w:r w:rsidR="00A31D41">
                <w:rPr>
                  <w:noProof/>
                  <w:u w:val="single"/>
                </w:rPr>
                <w:t>https://www.netmarketshare.com/</w:t>
              </w:r>
              <w:r w:rsidR="00A31D41">
                <w:rPr>
                  <w:noProof/>
                </w:rPr>
                <w:br/>
                <w:t>[Accessed April 2017].</w:t>
              </w:r>
            </w:p>
            <w:p w:rsidR="00A31D41" w:rsidRDefault="00A31D41" w:rsidP="00A31D41">
              <w:pPr>
                <w:pStyle w:val="Bibliography"/>
                <w:rPr>
                  <w:noProof/>
                </w:rPr>
              </w:pPr>
              <w:r>
                <w:rPr>
                  <w:noProof/>
                </w:rPr>
                <w:t xml:space="preserve">Anon., 2017. </w:t>
              </w:r>
              <w:r>
                <w:rPr>
                  <w:i/>
                  <w:iCs/>
                  <w:noProof/>
                </w:rPr>
                <w:t xml:space="preserve">W3 Counter. </w:t>
              </w:r>
              <w:r>
                <w:rPr>
                  <w:noProof/>
                </w:rPr>
                <w:t xml:space="preserve">[Online] </w:t>
              </w:r>
              <w:r>
                <w:rPr>
                  <w:noProof/>
                </w:rPr>
                <w:br/>
                <w:t xml:space="preserve">Available at: </w:t>
              </w:r>
              <w:r>
                <w:rPr>
                  <w:noProof/>
                  <w:u w:val="single"/>
                </w:rPr>
                <w:t>https://www.w3counter.com/globalstats.php</w:t>
              </w:r>
              <w:r>
                <w:rPr>
                  <w:noProof/>
                </w:rPr>
                <w:br/>
                <w:t>[Accessed April 2017].</w:t>
              </w:r>
            </w:p>
            <w:p w:rsidR="00A31D41" w:rsidRDefault="00A31D41" w:rsidP="00A31D41">
              <w:pPr>
                <w:pStyle w:val="Bibliography"/>
                <w:rPr>
                  <w:noProof/>
                </w:rPr>
              </w:pPr>
              <w:r>
                <w:rPr>
                  <w:noProof/>
                </w:rPr>
                <w:t xml:space="preserve">Chen, D., Schonger, M. &amp; Wickens, C., 2016. oTree - An open-source platform for laboratory, online and field experiments.. </w:t>
              </w:r>
              <w:r>
                <w:rPr>
                  <w:i/>
                  <w:iCs/>
                  <w:noProof/>
                </w:rPr>
                <w:t xml:space="preserve">Journal of Behavioral and Experimental Finance, </w:t>
              </w:r>
              <w:r>
                <w:rPr>
                  <w:noProof/>
                </w:rPr>
                <w:t>Volume 9, pp. 88-97.</w:t>
              </w:r>
            </w:p>
            <w:p w:rsidR="00A31D41" w:rsidRDefault="00A31D41" w:rsidP="00A31D41">
              <w:pPr>
                <w:pStyle w:val="Bibliography"/>
                <w:rPr>
                  <w:noProof/>
                </w:rPr>
              </w:pPr>
              <w:r>
                <w:rPr>
                  <w:noProof/>
                </w:rPr>
                <w:t xml:space="preserve">oTree, 2016. </w:t>
              </w:r>
              <w:r>
                <w:rPr>
                  <w:i/>
                  <w:iCs/>
                  <w:noProof/>
                </w:rPr>
                <w:t xml:space="preserve">oTree Documentation. </w:t>
              </w:r>
              <w:r>
                <w:rPr>
                  <w:noProof/>
                </w:rPr>
                <w:t xml:space="preserve">[Online] </w:t>
              </w:r>
              <w:r>
                <w:rPr>
                  <w:noProof/>
                </w:rPr>
                <w:br/>
                <w:t xml:space="preserve">Available at: </w:t>
              </w:r>
              <w:r>
                <w:rPr>
                  <w:noProof/>
                  <w:u w:val="single"/>
                </w:rPr>
                <w:t>http://otree.readthedocs.io/en/latest/</w:t>
              </w:r>
              <w:r>
                <w:rPr>
                  <w:noProof/>
                </w:rPr>
                <w:br/>
                <w:t>[Accessed April 2016].</w:t>
              </w:r>
            </w:p>
            <w:p w:rsidR="0055055B" w:rsidRDefault="0055055B" w:rsidP="00A31D41">
              <w:r>
                <w:rPr>
                  <w:b/>
                  <w:bCs/>
                  <w:noProof/>
                </w:rPr>
                <w:fldChar w:fldCharType="end"/>
              </w:r>
            </w:p>
          </w:sdtContent>
        </w:sdt>
      </w:sdtContent>
    </w:sdt>
    <w:p w:rsidR="0055055B" w:rsidRPr="00C1685C" w:rsidRDefault="0055055B" w:rsidP="00C1685C"/>
    <w:sectPr w:rsidR="0055055B" w:rsidRPr="00C1685C" w:rsidSect="00E679CC">
      <w:headerReference w:type="default" r:id="rId30"/>
      <w:footerReference w:type="default" r:id="rId31"/>
      <w:pgSz w:w="11906" w:h="16838"/>
      <w:pgMar w:top="1440" w:right="1440" w:bottom="0" w:left="1440" w:header="708" w:footer="708" w:gutter="0"/>
      <w:pgBorders w:offsetFrom="page">
        <w:top w:val="single" w:sz="4" w:space="24" w:color="E7E6E6" w:themeColor="background2"/>
        <w:left w:val="single" w:sz="4" w:space="24" w:color="E7E6E6" w:themeColor="background2"/>
        <w:bottom w:val="single" w:sz="4" w:space="24" w:color="E7E6E6" w:themeColor="background2"/>
        <w:right w:val="single" w:sz="4" w:space="24" w:color="E7E6E6" w:themeColor="background2"/>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553" w:rsidRDefault="00315553" w:rsidP="003C0C63">
      <w:pPr>
        <w:spacing w:after="0" w:line="240" w:lineRule="auto"/>
      </w:pPr>
      <w:r>
        <w:separator/>
      </w:r>
    </w:p>
  </w:endnote>
  <w:endnote w:type="continuationSeparator" w:id="0">
    <w:p w:rsidR="00315553" w:rsidRDefault="00315553" w:rsidP="003C0C63">
      <w:pPr>
        <w:spacing w:after="0" w:line="240" w:lineRule="auto"/>
      </w:pPr>
      <w:r>
        <w:continuationSeparator/>
      </w:r>
    </w:p>
  </w:endnote>
  <w:endnote w:type="continuationNotice" w:id="1">
    <w:p w:rsidR="00315553" w:rsidRDefault="003155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6135" w:rsidRDefault="00196135">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sidR="00B84F80">
      <w:rPr>
        <w:noProof/>
        <w:color w:val="323E4F" w:themeColor="text2" w:themeShade="BF"/>
        <w:szCs w:val="24"/>
      </w:rPr>
      <w:t>27</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sidR="00B84F80">
      <w:rPr>
        <w:noProof/>
        <w:color w:val="323E4F" w:themeColor="text2" w:themeShade="BF"/>
        <w:szCs w:val="24"/>
      </w:rPr>
      <w:t>34</w:t>
    </w:r>
    <w:r>
      <w:rPr>
        <w:color w:val="323E4F" w:themeColor="text2" w:themeShade="BF"/>
        <w:szCs w:val="24"/>
      </w:rPr>
      <w:fldChar w:fldCharType="end"/>
    </w:r>
  </w:p>
  <w:p w:rsidR="00196135" w:rsidRDefault="001961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553" w:rsidRDefault="00315553" w:rsidP="003C0C63">
      <w:pPr>
        <w:spacing w:after="0" w:line="240" w:lineRule="auto"/>
      </w:pPr>
      <w:r>
        <w:separator/>
      </w:r>
    </w:p>
  </w:footnote>
  <w:footnote w:type="continuationSeparator" w:id="0">
    <w:p w:rsidR="00315553" w:rsidRDefault="00315553" w:rsidP="003C0C63">
      <w:pPr>
        <w:spacing w:after="0" w:line="240" w:lineRule="auto"/>
      </w:pPr>
      <w:r>
        <w:continuationSeparator/>
      </w:r>
    </w:p>
  </w:footnote>
  <w:footnote w:type="continuationNotice" w:id="1">
    <w:p w:rsidR="00315553" w:rsidRDefault="00315553">
      <w:pPr>
        <w:spacing w:after="0" w:line="240" w:lineRule="auto"/>
      </w:pPr>
    </w:p>
  </w:footnote>
  <w:footnote w:id="2">
    <w:p w:rsidR="00196135" w:rsidRDefault="00196135" w:rsidP="00C45A52">
      <w:r>
        <w:rPr>
          <w:rStyle w:val="FootnoteReference"/>
        </w:rPr>
        <w:footnoteRef/>
      </w:r>
      <w:r>
        <w:t xml:space="preserve"> </w:t>
      </w:r>
      <w:r w:rsidRPr="00531C9C">
        <w:rPr>
          <w:sz w:val="20"/>
          <w:szCs w:val="20"/>
        </w:rPr>
        <w:t>These averages were the combined average of the 4 players at Round 5, for more detailed results on how each player performed refer to the Excel Spreadsheets</w:t>
      </w:r>
      <w:r>
        <w:rPr>
          <w:sz w:val="20"/>
          <w:szCs w:val="20"/>
        </w:rPr>
        <w:t xml:space="preserve"> or perform your own.</w:t>
      </w:r>
    </w:p>
  </w:footnote>
  <w:footnote w:id="3">
    <w:p w:rsidR="00196135" w:rsidRPr="00C45A52" w:rsidRDefault="00196135">
      <w:pPr>
        <w:pStyle w:val="FootnoteText"/>
      </w:pPr>
      <w:r>
        <w:rPr>
          <w:rStyle w:val="FootnoteReference"/>
        </w:rPr>
        <w:footnoteRef/>
      </w:r>
      <w:r>
        <w:t xml:space="preserve"> Same as </w:t>
      </w:r>
      <w:r>
        <w:rPr>
          <w:vertAlign w:val="superscript"/>
        </w:rPr>
        <w:t>1</w:t>
      </w:r>
    </w:p>
  </w:footnote>
  <w:footnote w:id="4">
    <w:p w:rsidR="00196135" w:rsidRDefault="00196135" w:rsidP="00C45A52">
      <w:r>
        <w:rPr>
          <w:rStyle w:val="FootnoteReference"/>
        </w:rPr>
        <w:footnoteRef/>
      </w:r>
      <w:r>
        <w:t xml:space="preserve"> </w:t>
      </w:r>
      <w:r w:rsidRPr="00531C9C">
        <w:rPr>
          <w:sz w:val="20"/>
          <w:szCs w:val="20"/>
        </w:rPr>
        <w:t>These averages were the combined average of the 4 players at Round 5, for more detailed results on how each player performed refer to the Excel Spreadsheets</w:t>
      </w:r>
      <w:r>
        <w:rPr>
          <w:sz w:val="20"/>
          <w:szCs w:val="20"/>
        </w:rPr>
        <w:t xml:space="preserve"> or perform your own.</w:t>
      </w:r>
    </w:p>
  </w:footnote>
  <w:footnote w:id="5">
    <w:p w:rsidR="00196135" w:rsidRPr="00C45A52" w:rsidRDefault="00196135" w:rsidP="00C45A52">
      <w:pPr>
        <w:pStyle w:val="FootnoteText"/>
      </w:pPr>
      <w:r>
        <w:rPr>
          <w:rStyle w:val="FootnoteReference"/>
        </w:rPr>
        <w:footnoteRef/>
      </w:r>
      <w:r>
        <w:t xml:space="preserve"> Same as </w:t>
      </w:r>
      <w:r>
        <w:rPr>
          <w:vertAlign w:val="superscript"/>
        </w:rPr>
        <w:t>3</w:t>
      </w:r>
    </w:p>
  </w:footnote>
  <w:footnote w:id="6">
    <w:p w:rsidR="00196135" w:rsidRDefault="00196135">
      <w:pPr>
        <w:pStyle w:val="FootnoteText"/>
      </w:pPr>
      <w:r>
        <w:rPr>
          <w:rStyle w:val="FootnoteReference"/>
        </w:rPr>
        <w:footnoteRef/>
      </w:r>
      <w:r>
        <w:t xml:space="preserve"> The test instructions will assume you have done Tests 1-4 and have the administration instructions available to you.</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6135" w:rsidRPr="003C0C63" w:rsidRDefault="00196135">
    <w:pPr>
      <w:pStyle w:val="Header"/>
      <w:jc w:val="right"/>
    </w:pPr>
    <w:sdt>
      <w:sdtPr>
        <w:alias w:val="Title"/>
        <w:tag w:val=""/>
        <w:id w:val="-1354490039"/>
        <w:placeholder>
          <w:docPart w:val="7A05A73620EA4298947C57CB20DC4001"/>
        </w:placeholder>
        <w:dataBinding w:prefixMappings="xmlns:ns0='http://purl.org/dc/elements/1.1/' xmlns:ns1='http://schemas.openxmlformats.org/package/2006/metadata/core-properties' " w:xpath="/ns1:coreProperties[1]/ns0:title[1]" w:storeItemID="{6C3C8BC8-F283-45AE-878A-BAB7291924A1}"/>
        <w:text/>
      </w:sdtPr>
      <w:sdtContent>
        <w:r w:rsidRPr="003C0C63">
          <w:t>UWA BIOSECURITY GAME TESTING DOCUMENT</w:t>
        </w:r>
      </w:sdtContent>
    </w:sdt>
    <w:r w:rsidRPr="003C0C63">
      <w:t xml:space="preserve"> | </w:t>
    </w:r>
    <w:sdt>
      <w:sdtPr>
        <w:alias w:val="Author"/>
        <w:tag w:val=""/>
        <w:id w:val="-1834443948"/>
        <w:placeholder>
          <w:docPart w:val="46B1E0C89CE84872A56FE97D618A77D1"/>
        </w:placeholder>
        <w:dataBinding w:prefixMappings="xmlns:ns0='http://purl.org/dc/elements/1.1/' xmlns:ns1='http://schemas.openxmlformats.org/package/2006/metadata/core-properties' " w:xpath="/ns1:coreProperties[1]/ns0:creator[1]" w:storeItemID="{6C3C8BC8-F283-45AE-878A-BAB7291924A1}"/>
        <w:text/>
      </w:sdtPr>
      <w:sdtContent>
        <w:r>
          <w:t>JOEL DUNSTAN</w:t>
        </w:r>
      </w:sdtContent>
    </w:sdt>
  </w:p>
  <w:p w:rsidR="00196135" w:rsidRDefault="001961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61CB4"/>
    <w:multiLevelType w:val="multilevel"/>
    <w:tmpl w:val="D9F6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06960"/>
    <w:multiLevelType w:val="multilevel"/>
    <w:tmpl w:val="B7E43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F6454"/>
    <w:multiLevelType w:val="multilevel"/>
    <w:tmpl w:val="5CF6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67EB7"/>
    <w:multiLevelType w:val="hybridMultilevel"/>
    <w:tmpl w:val="7BAA8D4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A0649D"/>
    <w:multiLevelType w:val="hybridMultilevel"/>
    <w:tmpl w:val="AB4046E6"/>
    <w:lvl w:ilvl="0" w:tplc="0C090011">
      <w:start w:val="1"/>
      <w:numFmt w:val="decimal"/>
      <w:lvlText w:val="%1)"/>
      <w:lvlJc w:val="left"/>
      <w:pPr>
        <w:ind w:left="720" w:hanging="360"/>
      </w:pPr>
      <w:rPr>
        <w:rFonts w:hint="default"/>
        <w:b w:val="0"/>
        <w:u w:val="none"/>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A93346E"/>
    <w:multiLevelType w:val="hybridMultilevel"/>
    <w:tmpl w:val="F4867DB2"/>
    <w:lvl w:ilvl="0" w:tplc="0C090011">
      <w:start w:val="1"/>
      <w:numFmt w:val="decimal"/>
      <w:lvlText w:val="%1)"/>
      <w:lvlJc w:val="left"/>
      <w:pPr>
        <w:ind w:left="2160" w:hanging="360"/>
      </w:pPr>
      <w:rPr>
        <w:rFonts w:hint="default"/>
      </w:r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6" w15:restartNumberingAfterBreak="0">
    <w:nsid w:val="2BCB4EA5"/>
    <w:multiLevelType w:val="multilevel"/>
    <w:tmpl w:val="C8AE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FA171F"/>
    <w:multiLevelType w:val="hybridMultilevel"/>
    <w:tmpl w:val="6072646A"/>
    <w:lvl w:ilvl="0" w:tplc="0C090011">
      <w:start w:val="1"/>
      <w:numFmt w:val="decimal"/>
      <w:lvlText w:val="%1)"/>
      <w:lvlJc w:val="left"/>
      <w:pPr>
        <w:ind w:left="720" w:hanging="360"/>
      </w:pPr>
      <w:rPr>
        <w:rFonts w:hint="default"/>
        <w:b w:val="0"/>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36316CF"/>
    <w:multiLevelType w:val="multilevel"/>
    <w:tmpl w:val="549E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6B4E4A"/>
    <w:multiLevelType w:val="multilevel"/>
    <w:tmpl w:val="6B26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911308"/>
    <w:multiLevelType w:val="hybridMultilevel"/>
    <w:tmpl w:val="0206F49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CB10C19"/>
    <w:multiLevelType w:val="hybridMultilevel"/>
    <w:tmpl w:val="A62EC8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DBA45DB"/>
    <w:multiLevelType w:val="hybridMultilevel"/>
    <w:tmpl w:val="F01CEE5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ECE1B7C"/>
    <w:multiLevelType w:val="multilevel"/>
    <w:tmpl w:val="11EA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6C698D"/>
    <w:multiLevelType w:val="hybridMultilevel"/>
    <w:tmpl w:val="F4B46888"/>
    <w:lvl w:ilvl="0" w:tplc="9606F866">
      <w:start w:val="1"/>
      <w:numFmt w:val="decimal"/>
      <w:lvlText w:val="%1)"/>
      <w:lvlJc w:val="left"/>
      <w:pPr>
        <w:ind w:left="720" w:hanging="360"/>
      </w:pPr>
      <w:rPr>
        <w:rFonts w:hint="default"/>
        <w:color w:val="000000"/>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C825522"/>
    <w:multiLevelType w:val="hybridMultilevel"/>
    <w:tmpl w:val="769A95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FEC56AB"/>
    <w:multiLevelType w:val="multilevel"/>
    <w:tmpl w:val="0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04A5F8D"/>
    <w:multiLevelType w:val="hybridMultilevel"/>
    <w:tmpl w:val="DA940B20"/>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77C66B5"/>
    <w:multiLevelType w:val="hybridMultilevel"/>
    <w:tmpl w:val="191E0B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0F32676"/>
    <w:multiLevelType w:val="multilevel"/>
    <w:tmpl w:val="50C89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665"/>
    <w:multiLevelType w:val="multilevel"/>
    <w:tmpl w:val="8266F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A97E24"/>
    <w:multiLevelType w:val="hybridMultilevel"/>
    <w:tmpl w:val="FC0277DA"/>
    <w:lvl w:ilvl="0" w:tplc="E31E7792">
      <w:start w:val="1"/>
      <w:numFmt w:val="decimal"/>
      <w:lvlText w:val="%1)"/>
      <w:lvlJc w:val="left"/>
      <w:pPr>
        <w:ind w:left="720" w:hanging="360"/>
      </w:pPr>
      <w:rPr>
        <w:rFonts w:hint="default"/>
        <w:b w:val="0"/>
        <w:sz w:val="24"/>
        <w:szCs w:val="24"/>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6"/>
  </w:num>
  <w:num w:numId="3">
    <w:abstractNumId w:val="19"/>
  </w:num>
  <w:num w:numId="4">
    <w:abstractNumId w:val="0"/>
  </w:num>
  <w:num w:numId="5">
    <w:abstractNumId w:val="20"/>
  </w:num>
  <w:num w:numId="6">
    <w:abstractNumId w:val="9"/>
  </w:num>
  <w:num w:numId="7">
    <w:abstractNumId w:val="2"/>
  </w:num>
  <w:num w:numId="8">
    <w:abstractNumId w:val="8"/>
  </w:num>
  <w:num w:numId="9">
    <w:abstractNumId w:val="18"/>
  </w:num>
  <w:num w:numId="10">
    <w:abstractNumId w:val="5"/>
  </w:num>
  <w:num w:numId="11">
    <w:abstractNumId w:val="3"/>
  </w:num>
  <w:num w:numId="12">
    <w:abstractNumId w:val="15"/>
  </w:num>
  <w:num w:numId="13">
    <w:abstractNumId w:val="4"/>
  </w:num>
  <w:num w:numId="14">
    <w:abstractNumId w:val="7"/>
  </w:num>
  <w:num w:numId="15">
    <w:abstractNumId w:val="14"/>
  </w:num>
  <w:num w:numId="16">
    <w:abstractNumId w:val="17"/>
  </w:num>
  <w:num w:numId="17">
    <w:abstractNumId w:val="11"/>
  </w:num>
  <w:num w:numId="18">
    <w:abstractNumId w:val="12"/>
  </w:num>
  <w:num w:numId="19">
    <w:abstractNumId w:val="10"/>
  </w:num>
  <w:num w:numId="20">
    <w:abstractNumId w:val="21"/>
  </w:num>
  <w:num w:numId="21">
    <w:abstractNumId w:val="16"/>
  </w:num>
  <w:num w:numId="22">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 White">
    <w15:presenceInfo w15:providerId="AD" w15:userId="S-1-5-21-905479342-1514983418-1536837410-1268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63F"/>
    <w:rsid w:val="00006D0E"/>
    <w:rsid w:val="00034E8A"/>
    <w:rsid w:val="0004030F"/>
    <w:rsid w:val="000435A2"/>
    <w:rsid w:val="00051CAB"/>
    <w:rsid w:val="0006524B"/>
    <w:rsid w:val="0006663F"/>
    <w:rsid w:val="00085731"/>
    <w:rsid w:val="0008738E"/>
    <w:rsid w:val="000A03E1"/>
    <w:rsid w:val="000D0980"/>
    <w:rsid w:val="000E6B85"/>
    <w:rsid w:val="0011166B"/>
    <w:rsid w:val="00155027"/>
    <w:rsid w:val="0017190A"/>
    <w:rsid w:val="00182A81"/>
    <w:rsid w:val="00196135"/>
    <w:rsid w:val="00196A2D"/>
    <w:rsid w:val="001D5337"/>
    <w:rsid w:val="001F5CCF"/>
    <w:rsid w:val="002203DA"/>
    <w:rsid w:val="00237778"/>
    <w:rsid w:val="00245582"/>
    <w:rsid w:val="0026114A"/>
    <w:rsid w:val="00290A4F"/>
    <w:rsid w:val="002B430A"/>
    <w:rsid w:val="002C52D2"/>
    <w:rsid w:val="002C63D3"/>
    <w:rsid w:val="002D2091"/>
    <w:rsid w:val="002D49B6"/>
    <w:rsid w:val="002F7759"/>
    <w:rsid w:val="00315553"/>
    <w:rsid w:val="00332FE8"/>
    <w:rsid w:val="00344F7E"/>
    <w:rsid w:val="00347D51"/>
    <w:rsid w:val="00360AA1"/>
    <w:rsid w:val="00393839"/>
    <w:rsid w:val="003C0C63"/>
    <w:rsid w:val="003C1486"/>
    <w:rsid w:val="003D23C3"/>
    <w:rsid w:val="003E483C"/>
    <w:rsid w:val="00420ECC"/>
    <w:rsid w:val="004266E4"/>
    <w:rsid w:val="00426943"/>
    <w:rsid w:val="00452329"/>
    <w:rsid w:val="00457483"/>
    <w:rsid w:val="00462CCC"/>
    <w:rsid w:val="00466015"/>
    <w:rsid w:val="0046657F"/>
    <w:rsid w:val="0047090F"/>
    <w:rsid w:val="004D13F9"/>
    <w:rsid w:val="005069FA"/>
    <w:rsid w:val="0051440F"/>
    <w:rsid w:val="00531C9C"/>
    <w:rsid w:val="0055055B"/>
    <w:rsid w:val="00572DFE"/>
    <w:rsid w:val="005E3E18"/>
    <w:rsid w:val="005F333C"/>
    <w:rsid w:val="005F65FA"/>
    <w:rsid w:val="00641842"/>
    <w:rsid w:val="006532B6"/>
    <w:rsid w:val="00655D4A"/>
    <w:rsid w:val="006951A9"/>
    <w:rsid w:val="00697EC6"/>
    <w:rsid w:val="006A2716"/>
    <w:rsid w:val="006F0A2C"/>
    <w:rsid w:val="00724E99"/>
    <w:rsid w:val="007411F5"/>
    <w:rsid w:val="0074749E"/>
    <w:rsid w:val="00750DF1"/>
    <w:rsid w:val="007510DB"/>
    <w:rsid w:val="007C0CD6"/>
    <w:rsid w:val="007C3785"/>
    <w:rsid w:val="00815DAF"/>
    <w:rsid w:val="00816D47"/>
    <w:rsid w:val="008429FC"/>
    <w:rsid w:val="008621E6"/>
    <w:rsid w:val="008957F7"/>
    <w:rsid w:val="008A0477"/>
    <w:rsid w:val="008B74C0"/>
    <w:rsid w:val="008D07F9"/>
    <w:rsid w:val="008D3D07"/>
    <w:rsid w:val="008F703E"/>
    <w:rsid w:val="00917363"/>
    <w:rsid w:val="00940819"/>
    <w:rsid w:val="0095274C"/>
    <w:rsid w:val="0098632E"/>
    <w:rsid w:val="0099222E"/>
    <w:rsid w:val="00995A1C"/>
    <w:rsid w:val="009C12B1"/>
    <w:rsid w:val="009C6EB3"/>
    <w:rsid w:val="009C7535"/>
    <w:rsid w:val="009E43C2"/>
    <w:rsid w:val="009F195C"/>
    <w:rsid w:val="009F7B17"/>
    <w:rsid w:val="00A015F0"/>
    <w:rsid w:val="00A31D41"/>
    <w:rsid w:val="00A80DB3"/>
    <w:rsid w:val="00A83248"/>
    <w:rsid w:val="00AB75CD"/>
    <w:rsid w:val="00AC005C"/>
    <w:rsid w:val="00AD4D77"/>
    <w:rsid w:val="00AE1D6D"/>
    <w:rsid w:val="00AF4C55"/>
    <w:rsid w:val="00B171C8"/>
    <w:rsid w:val="00B25A0B"/>
    <w:rsid w:val="00B52092"/>
    <w:rsid w:val="00B5447E"/>
    <w:rsid w:val="00B84F80"/>
    <w:rsid w:val="00BA29C6"/>
    <w:rsid w:val="00BB67EA"/>
    <w:rsid w:val="00BD7A83"/>
    <w:rsid w:val="00BD7B91"/>
    <w:rsid w:val="00C0703E"/>
    <w:rsid w:val="00C1685C"/>
    <w:rsid w:val="00C44153"/>
    <w:rsid w:val="00C45A52"/>
    <w:rsid w:val="00C578DA"/>
    <w:rsid w:val="00C91804"/>
    <w:rsid w:val="00C939E9"/>
    <w:rsid w:val="00CE023A"/>
    <w:rsid w:val="00CE44E0"/>
    <w:rsid w:val="00CE7B20"/>
    <w:rsid w:val="00D24EEA"/>
    <w:rsid w:val="00D30E86"/>
    <w:rsid w:val="00D327C1"/>
    <w:rsid w:val="00DA1748"/>
    <w:rsid w:val="00E47DC1"/>
    <w:rsid w:val="00E60377"/>
    <w:rsid w:val="00E679CC"/>
    <w:rsid w:val="00E92525"/>
    <w:rsid w:val="00E93A1E"/>
    <w:rsid w:val="00E94275"/>
    <w:rsid w:val="00EB21A1"/>
    <w:rsid w:val="00EE0314"/>
    <w:rsid w:val="00EE5988"/>
    <w:rsid w:val="00F2648C"/>
    <w:rsid w:val="00F26B4F"/>
    <w:rsid w:val="00F629A8"/>
    <w:rsid w:val="00F75186"/>
    <w:rsid w:val="00F92EA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1EE62"/>
  <w15:chartTrackingRefBased/>
  <w15:docId w15:val="{C6ABEF77-5AF4-4FBA-9F64-5BC26EB7C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D4A"/>
    <w:rPr>
      <w:rFonts w:ascii="Times New Roman" w:hAnsi="Times New Roman"/>
      <w:sz w:val="24"/>
    </w:rPr>
  </w:style>
  <w:style w:type="paragraph" w:styleId="Heading1">
    <w:name w:val="heading 1"/>
    <w:basedOn w:val="Normal"/>
    <w:next w:val="Normal"/>
    <w:link w:val="Heading1Char"/>
    <w:uiPriority w:val="9"/>
    <w:qFormat/>
    <w:rsid w:val="003C0C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C0C63"/>
    <w:pPr>
      <w:spacing w:before="100" w:beforeAutospacing="1" w:after="100" w:afterAutospacing="1" w:line="240" w:lineRule="auto"/>
      <w:outlineLvl w:val="1"/>
    </w:pPr>
    <w:rPr>
      <w:rFonts w:eastAsia="Times New Roman" w:cs="Times New Roman"/>
      <w:b/>
      <w:bCs/>
      <w:sz w:val="36"/>
      <w:szCs w:val="36"/>
      <w:lang w:eastAsia="en-AU"/>
    </w:rPr>
  </w:style>
  <w:style w:type="paragraph" w:styleId="Heading3">
    <w:name w:val="heading 3"/>
    <w:basedOn w:val="Normal"/>
    <w:link w:val="Heading3Char"/>
    <w:uiPriority w:val="9"/>
    <w:qFormat/>
    <w:rsid w:val="003C0C63"/>
    <w:pPr>
      <w:spacing w:before="100" w:beforeAutospacing="1" w:after="100" w:afterAutospacing="1" w:line="240" w:lineRule="auto"/>
      <w:outlineLvl w:val="2"/>
    </w:pPr>
    <w:rPr>
      <w:rFonts w:eastAsia="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663F"/>
    <w:rPr>
      <w:color w:val="0563C1" w:themeColor="hyperlink"/>
      <w:u w:val="single"/>
    </w:rPr>
  </w:style>
  <w:style w:type="character" w:customStyle="1" w:styleId="Heading2Char">
    <w:name w:val="Heading 2 Char"/>
    <w:basedOn w:val="DefaultParagraphFont"/>
    <w:link w:val="Heading2"/>
    <w:uiPriority w:val="9"/>
    <w:rsid w:val="003C0C63"/>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3C0C63"/>
    <w:rPr>
      <w:rFonts w:ascii="Times New Roman" w:eastAsia="Times New Roman" w:hAnsi="Times New Roman" w:cs="Times New Roman"/>
      <w:b/>
      <w:bCs/>
      <w:sz w:val="27"/>
      <w:szCs w:val="27"/>
      <w:lang w:eastAsia="en-AU"/>
    </w:rPr>
  </w:style>
  <w:style w:type="character" w:customStyle="1" w:styleId="Heading1Char">
    <w:name w:val="Heading 1 Char"/>
    <w:basedOn w:val="DefaultParagraphFont"/>
    <w:link w:val="Heading1"/>
    <w:uiPriority w:val="9"/>
    <w:rsid w:val="003C0C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C63"/>
    <w:pPr>
      <w:outlineLvl w:val="9"/>
    </w:pPr>
    <w:rPr>
      <w:lang w:val="en-US"/>
    </w:rPr>
  </w:style>
  <w:style w:type="paragraph" w:styleId="TOC2">
    <w:name w:val="toc 2"/>
    <w:basedOn w:val="Normal"/>
    <w:next w:val="Normal"/>
    <w:autoRedefine/>
    <w:uiPriority w:val="39"/>
    <w:unhideWhenUsed/>
    <w:rsid w:val="003C0C63"/>
    <w:pPr>
      <w:spacing w:after="100"/>
      <w:ind w:left="220"/>
    </w:pPr>
  </w:style>
  <w:style w:type="paragraph" w:styleId="TOC3">
    <w:name w:val="toc 3"/>
    <w:basedOn w:val="Normal"/>
    <w:next w:val="Normal"/>
    <w:autoRedefine/>
    <w:uiPriority w:val="39"/>
    <w:unhideWhenUsed/>
    <w:rsid w:val="003C0C63"/>
    <w:pPr>
      <w:spacing w:after="100"/>
      <w:ind w:left="440"/>
    </w:pPr>
  </w:style>
  <w:style w:type="paragraph" w:styleId="Header">
    <w:name w:val="header"/>
    <w:basedOn w:val="Normal"/>
    <w:link w:val="HeaderChar"/>
    <w:uiPriority w:val="99"/>
    <w:unhideWhenUsed/>
    <w:rsid w:val="003C0C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C63"/>
  </w:style>
  <w:style w:type="paragraph" w:styleId="Footer">
    <w:name w:val="footer"/>
    <w:basedOn w:val="Normal"/>
    <w:link w:val="FooterChar"/>
    <w:uiPriority w:val="99"/>
    <w:unhideWhenUsed/>
    <w:rsid w:val="003C0C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C63"/>
  </w:style>
  <w:style w:type="paragraph" w:styleId="TOC1">
    <w:name w:val="toc 1"/>
    <w:basedOn w:val="Normal"/>
    <w:next w:val="Normal"/>
    <w:autoRedefine/>
    <w:uiPriority w:val="39"/>
    <w:unhideWhenUsed/>
    <w:rsid w:val="00F629A8"/>
    <w:pPr>
      <w:spacing w:after="100"/>
    </w:pPr>
  </w:style>
  <w:style w:type="character" w:styleId="PlaceholderText">
    <w:name w:val="Placeholder Text"/>
    <w:basedOn w:val="DefaultParagraphFont"/>
    <w:uiPriority w:val="99"/>
    <w:semiHidden/>
    <w:rsid w:val="00A80DB3"/>
    <w:rPr>
      <w:color w:val="808080"/>
    </w:rPr>
  </w:style>
  <w:style w:type="character" w:customStyle="1" w:styleId="Mention">
    <w:name w:val="Mention"/>
    <w:basedOn w:val="DefaultParagraphFont"/>
    <w:uiPriority w:val="99"/>
    <w:semiHidden/>
    <w:unhideWhenUsed/>
    <w:rsid w:val="00641842"/>
    <w:rPr>
      <w:color w:val="2B579A"/>
      <w:shd w:val="clear" w:color="auto" w:fill="E6E6E6"/>
    </w:rPr>
  </w:style>
  <w:style w:type="character" w:styleId="FollowedHyperlink">
    <w:name w:val="FollowedHyperlink"/>
    <w:basedOn w:val="DefaultParagraphFont"/>
    <w:uiPriority w:val="99"/>
    <w:semiHidden/>
    <w:unhideWhenUsed/>
    <w:rsid w:val="00B52092"/>
    <w:rPr>
      <w:color w:val="954F72" w:themeColor="followedHyperlink"/>
      <w:u w:val="single"/>
    </w:rPr>
  </w:style>
  <w:style w:type="paragraph" w:styleId="ListParagraph">
    <w:name w:val="List Paragraph"/>
    <w:basedOn w:val="Normal"/>
    <w:uiPriority w:val="34"/>
    <w:qFormat/>
    <w:rsid w:val="00B25A0B"/>
    <w:pPr>
      <w:ind w:left="720"/>
      <w:contextualSpacing/>
    </w:pPr>
  </w:style>
  <w:style w:type="table" w:styleId="TableGrid">
    <w:name w:val="Table Grid"/>
    <w:basedOn w:val="TableNormal"/>
    <w:uiPriority w:val="39"/>
    <w:rsid w:val="00CE44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31C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1C9C"/>
    <w:rPr>
      <w:rFonts w:ascii="Times New Roman" w:hAnsi="Times New Roman"/>
      <w:sz w:val="20"/>
      <w:szCs w:val="20"/>
    </w:rPr>
  </w:style>
  <w:style w:type="character" w:styleId="FootnoteReference">
    <w:name w:val="footnote reference"/>
    <w:basedOn w:val="DefaultParagraphFont"/>
    <w:uiPriority w:val="99"/>
    <w:semiHidden/>
    <w:unhideWhenUsed/>
    <w:rsid w:val="00531C9C"/>
    <w:rPr>
      <w:vertAlign w:val="superscript"/>
    </w:rPr>
  </w:style>
  <w:style w:type="paragraph" w:styleId="Bibliography">
    <w:name w:val="Bibliography"/>
    <w:basedOn w:val="Normal"/>
    <w:next w:val="Normal"/>
    <w:uiPriority w:val="37"/>
    <w:unhideWhenUsed/>
    <w:rsid w:val="0055055B"/>
  </w:style>
  <w:style w:type="character" w:styleId="CommentReference">
    <w:name w:val="annotation reference"/>
    <w:basedOn w:val="DefaultParagraphFont"/>
    <w:uiPriority w:val="99"/>
    <w:semiHidden/>
    <w:unhideWhenUsed/>
    <w:rsid w:val="0011166B"/>
    <w:rPr>
      <w:sz w:val="16"/>
      <w:szCs w:val="16"/>
    </w:rPr>
  </w:style>
  <w:style w:type="paragraph" w:styleId="CommentText">
    <w:name w:val="annotation text"/>
    <w:basedOn w:val="Normal"/>
    <w:link w:val="CommentTextChar"/>
    <w:uiPriority w:val="99"/>
    <w:semiHidden/>
    <w:unhideWhenUsed/>
    <w:rsid w:val="0011166B"/>
    <w:pPr>
      <w:spacing w:line="240" w:lineRule="auto"/>
    </w:pPr>
    <w:rPr>
      <w:sz w:val="20"/>
      <w:szCs w:val="20"/>
    </w:rPr>
  </w:style>
  <w:style w:type="character" w:customStyle="1" w:styleId="CommentTextChar">
    <w:name w:val="Comment Text Char"/>
    <w:basedOn w:val="DefaultParagraphFont"/>
    <w:link w:val="CommentText"/>
    <w:uiPriority w:val="99"/>
    <w:semiHidden/>
    <w:rsid w:val="0011166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1166B"/>
    <w:rPr>
      <w:b/>
      <w:bCs/>
    </w:rPr>
  </w:style>
  <w:style w:type="character" w:customStyle="1" w:styleId="CommentSubjectChar">
    <w:name w:val="Comment Subject Char"/>
    <w:basedOn w:val="CommentTextChar"/>
    <w:link w:val="CommentSubject"/>
    <w:uiPriority w:val="99"/>
    <w:semiHidden/>
    <w:rsid w:val="0011166B"/>
    <w:rPr>
      <w:rFonts w:ascii="Times New Roman" w:hAnsi="Times New Roman"/>
      <w:b/>
      <w:bCs/>
      <w:sz w:val="20"/>
      <w:szCs w:val="20"/>
    </w:rPr>
  </w:style>
  <w:style w:type="paragraph" w:styleId="BalloonText">
    <w:name w:val="Balloon Text"/>
    <w:basedOn w:val="Normal"/>
    <w:link w:val="BalloonTextChar"/>
    <w:uiPriority w:val="99"/>
    <w:semiHidden/>
    <w:unhideWhenUsed/>
    <w:rsid w:val="001116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66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3941">
      <w:bodyDiv w:val="1"/>
      <w:marLeft w:val="0"/>
      <w:marRight w:val="0"/>
      <w:marTop w:val="0"/>
      <w:marBottom w:val="0"/>
      <w:divBdr>
        <w:top w:val="none" w:sz="0" w:space="0" w:color="auto"/>
        <w:left w:val="none" w:sz="0" w:space="0" w:color="auto"/>
        <w:bottom w:val="none" w:sz="0" w:space="0" w:color="auto"/>
        <w:right w:val="none" w:sz="0" w:space="0" w:color="auto"/>
      </w:divBdr>
    </w:div>
    <w:div w:id="69548619">
      <w:bodyDiv w:val="1"/>
      <w:marLeft w:val="0"/>
      <w:marRight w:val="0"/>
      <w:marTop w:val="0"/>
      <w:marBottom w:val="0"/>
      <w:divBdr>
        <w:top w:val="none" w:sz="0" w:space="0" w:color="auto"/>
        <w:left w:val="none" w:sz="0" w:space="0" w:color="auto"/>
        <w:bottom w:val="none" w:sz="0" w:space="0" w:color="auto"/>
        <w:right w:val="none" w:sz="0" w:space="0" w:color="auto"/>
      </w:divBdr>
    </w:div>
    <w:div w:id="223837428">
      <w:bodyDiv w:val="1"/>
      <w:marLeft w:val="0"/>
      <w:marRight w:val="0"/>
      <w:marTop w:val="0"/>
      <w:marBottom w:val="0"/>
      <w:divBdr>
        <w:top w:val="none" w:sz="0" w:space="0" w:color="auto"/>
        <w:left w:val="none" w:sz="0" w:space="0" w:color="auto"/>
        <w:bottom w:val="none" w:sz="0" w:space="0" w:color="auto"/>
        <w:right w:val="none" w:sz="0" w:space="0" w:color="auto"/>
      </w:divBdr>
    </w:div>
    <w:div w:id="564994070">
      <w:bodyDiv w:val="1"/>
      <w:marLeft w:val="0"/>
      <w:marRight w:val="0"/>
      <w:marTop w:val="0"/>
      <w:marBottom w:val="0"/>
      <w:divBdr>
        <w:top w:val="none" w:sz="0" w:space="0" w:color="auto"/>
        <w:left w:val="none" w:sz="0" w:space="0" w:color="auto"/>
        <w:bottom w:val="none" w:sz="0" w:space="0" w:color="auto"/>
        <w:right w:val="none" w:sz="0" w:space="0" w:color="auto"/>
      </w:divBdr>
    </w:div>
    <w:div w:id="595403518">
      <w:bodyDiv w:val="1"/>
      <w:marLeft w:val="0"/>
      <w:marRight w:val="0"/>
      <w:marTop w:val="0"/>
      <w:marBottom w:val="0"/>
      <w:divBdr>
        <w:top w:val="none" w:sz="0" w:space="0" w:color="auto"/>
        <w:left w:val="none" w:sz="0" w:space="0" w:color="auto"/>
        <w:bottom w:val="none" w:sz="0" w:space="0" w:color="auto"/>
        <w:right w:val="none" w:sz="0" w:space="0" w:color="auto"/>
      </w:divBdr>
    </w:div>
    <w:div w:id="765417858">
      <w:bodyDiv w:val="1"/>
      <w:marLeft w:val="0"/>
      <w:marRight w:val="0"/>
      <w:marTop w:val="0"/>
      <w:marBottom w:val="0"/>
      <w:divBdr>
        <w:top w:val="none" w:sz="0" w:space="0" w:color="auto"/>
        <w:left w:val="none" w:sz="0" w:space="0" w:color="auto"/>
        <w:bottom w:val="none" w:sz="0" w:space="0" w:color="auto"/>
        <w:right w:val="none" w:sz="0" w:space="0" w:color="auto"/>
      </w:divBdr>
    </w:div>
    <w:div w:id="951933092">
      <w:bodyDiv w:val="1"/>
      <w:marLeft w:val="0"/>
      <w:marRight w:val="0"/>
      <w:marTop w:val="0"/>
      <w:marBottom w:val="0"/>
      <w:divBdr>
        <w:top w:val="none" w:sz="0" w:space="0" w:color="auto"/>
        <w:left w:val="none" w:sz="0" w:space="0" w:color="auto"/>
        <w:bottom w:val="none" w:sz="0" w:space="0" w:color="auto"/>
        <w:right w:val="none" w:sz="0" w:space="0" w:color="auto"/>
      </w:divBdr>
    </w:div>
    <w:div w:id="1000960063">
      <w:bodyDiv w:val="1"/>
      <w:marLeft w:val="0"/>
      <w:marRight w:val="0"/>
      <w:marTop w:val="0"/>
      <w:marBottom w:val="0"/>
      <w:divBdr>
        <w:top w:val="none" w:sz="0" w:space="0" w:color="auto"/>
        <w:left w:val="none" w:sz="0" w:space="0" w:color="auto"/>
        <w:bottom w:val="none" w:sz="0" w:space="0" w:color="auto"/>
        <w:right w:val="none" w:sz="0" w:space="0" w:color="auto"/>
      </w:divBdr>
    </w:div>
    <w:div w:id="1050350044">
      <w:bodyDiv w:val="1"/>
      <w:marLeft w:val="0"/>
      <w:marRight w:val="0"/>
      <w:marTop w:val="0"/>
      <w:marBottom w:val="0"/>
      <w:divBdr>
        <w:top w:val="none" w:sz="0" w:space="0" w:color="auto"/>
        <w:left w:val="none" w:sz="0" w:space="0" w:color="auto"/>
        <w:bottom w:val="none" w:sz="0" w:space="0" w:color="auto"/>
        <w:right w:val="none" w:sz="0" w:space="0" w:color="auto"/>
      </w:divBdr>
    </w:div>
    <w:div w:id="1113478128">
      <w:bodyDiv w:val="1"/>
      <w:marLeft w:val="0"/>
      <w:marRight w:val="0"/>
      <w:marTop w:val="0"/>
      <w:marBottom w:val="0"/>
      <w:divBdr>
        <w:top w:val="none" w:sz="0" w:space="0" w:color="auto"/>
        <w:left w:val="none" w:sz="0" w:space="0" w:color="auto"/>
        <w:bottom w:val="none" w:sz="0" w:space="0" w:color="auto"/>
        <w:right w:val="none" w:sz="0" w:space="0" w:color="auto"/>
      </w:divBdr>
    </w:div>
    <w:div w:id="1430927655">
      <w:bodyDiv w:val="1"/>
      <w:marLeft w:val="0"/>
      <w:marRight w:val="0"/>
      <w:marTop w:val="0"/>
      <w:marBottom w:val="0"/>
      <w:divBdr>
        <w:top w:val="none" w:sz="0" w:space="0" w:color="auto"/>
        <w:left w:val="none" w:sz="0" w:space="0" w:color="auto"/>
        <w:bottom w:val="none" w:sz="0" w:space="0" w:color="auto"/>
        <w:right w:val="none" w:sz="0" w:space="0" w:color="auto"/>
      </w:divBdr>
    </w:div>
    <w:div w:id="1451242918">
      <w:bodyDiv w:val="1"/>
      <w:marLeft w:val="0"/>
      <w:marRight w:val="0"/>
      <w:marTop w:val="0"/>
      <w:marBottom w:val="0"/>
      <w:divBdr>
        <w:top w:val="none" w:sz="0" w:space="0" w:color="auto"/>
        <w:left w:val="none" w:sz="0" w:space="0" w:color="auto"/>
        <w:bottom w:val="none" w:sz="0" w:space="0" w:color="auto"/>
        <w:right w:val="none" w:sz="0" w:space="0" w:color="auto"/>
      </w:divBdr>
    </w:div>
    <w:div w:id="1625114490">
      <w:bodyDiv w:val="1"/>
      <w:marLeft w:val="0"/>
      <w:marRight w:val="0"/>
      <w:marTop w:val="0"/>
      <w:marBottom w:val="0"/>
      <w:divBdr>
        <w:top w:val="none" w:sz="0" w:space="0" w:color="auto"/>
        <w:left w:val="none" w:sz="0" w:space="0" w:color="auto"/>
        <w:bottom w:val="none" w:sz="0" w:space="0" w:color="auto"/>
        <w:right w:val="none" w:sz="0" w:space="0" w:color="auto"/>
      </w:divBdr>
    </w:div>
    <w:div w:id="1680767815">
      <w:bodyDiv w:val="1"/>
      <w:marLeft w:val="0"/>
      <w:marRight w:val="0"/>
      <w:marTop w:val="0"/>
      <w:marBottom w:val="0"/>
      <w:divBdr>
        <w:top w:val="none" w:sz="0" w:space="0" w:color="auto"/>
        <w:left w:val="none" w:sz="0" w:space="0" w:color="auto"/>
        <w:bottom w:val="none" w:sz="0" w:space="0" w:color="auto"/>
        <w:right w:val="none" w:sz="0" w:space="0" w:color="auto"/>
      </w:divBdr>
    </w:div>
    <w:div w:id="1864588908">
      <w:bodyDiv w:val="1"/>
      <w:marLeft w:val="0"/>
      <w:marRight w:val="0"/>
      <w:marTop w:val="0"/>
      <w:marBottom w:val="0"/>
      <w:divBdr>
        <w:top w:val="none" w:sz="0" w:space="0" w:color="auto"/>
        <w:left w:val="none" w:sz="0" w:space="0" w:color="auto"/>
        <w:bottom w:val="none" w:sz="0" w:space="0" w:color="auto"/>
        <w:right w:val="none" w:sz="0" w:space="0" w:color="auto"/>
      </w:divBdr>
    </w:div>
    <w:div w:id="192225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d427244@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otree.readthedocs.io/en/latest/server/ubuntu.html"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A05A73620EA4298947C57CB20DC4001"/>
        <w:category>
          <w:name w:val="General"/>
          <w:gallery w:val="placeholder"/>
        </w:category>
        <w:types>
          <w:type w:val="bbPlcHdr"/>
        </w:types>
        <w:behaviors>
          <w:behavior w:val="content"/>
        </w:behaviors>
        <w:guid w:val="{4DDC30D4-4424-4140-9605-68D33E5007F5}"/>
      </w:docPartPr>
      <w:docPartBody>
        <w:p w:rsidR="00B830D3" w:rsidRDefault="008F5E7D" w:rsidP="008F5E7D">
          <w:pPr>
            <w:pStyle w:val="7A05A73620EA4298947C57CB20DC4001"/>
          </w:pPr>
          <w:r>
            <w:rPr>
              <w:color w:val="5B9BD5" w:themeColor="accent1"/>
            </w:rPr>
            <w:t>[Document title]</w:t>
          </w:r>
        </w:p>
      </w:docPartBody>
    </w:docPart>
    <w:docPart>
      <w:docPartPr>
        <w:name w:val="46B1E0C89CE84872A56FE97D618A77D1"/>
        <w:category>
          <w:name w:val="General"/>
          <w:gallery w:val="placeholder"/>
        </w:category>
        <w:types>
          <w:type w:val="bbPlcHdr"/>
        </w:types>
        <w:behaviors>
          <w:behavior w:val="content"/>
        </w:behaviors>
        <w:guid w:val="{67855FE8-3DF4-4139-83AC-6119828E6E87}"/>
      </w:docPartPr>
      <w:docPartBody>
        <w:p w:rsidR="00B830D3" w:rsidRDefault="008F5E7D" w:rsidP="008F5E7D">
          <w:pPr>
            <w:pStyle w:val="46B1E0C89CE84872A56FE97D618A77D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E7D"/>
    <w:rsid w:val="002904CB"/>
    <w:rsid w:val="00334C87"/>
    <w:rsid w:val="003D5D6B"/>
    <w:rsid w:val="00477D76"/>
    <w:rsid w:val="005D77C4"/>
    <w:rsid w:val="006D4561"/>
    <w:rsid w:val="008F5E7D"/>
    <w:rsid w:val="009A50C5"/>
    <w:rsid w:val="00A36558"/>
    <w:rsid w:val="00B643E1"/>
    <w:rsid w:val="00B830D3"/>
    <w:rsid w:val="00C13D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5A73620EA4298947C57CB20DC4001">
    <w:name w:val="7A05A73620EA4298947C57CB20DC4001"/>
    <w:rsid w:val="008F5E7D"/>
  </w:style>
  <w:style w:type="paragraph" w:customStyle="1" w:styleId="46B1E0C89CE84872A56FE97D618A77D1">
    <w:name w:val="46B1E0C89CE84872A56FE97D618A77D1"/>
    <w:rsid w:val="008F5E7D"/>
  </w:style>
  <w:style w:type="character" w:styleId="PlaceholderText">
    <w:name w:val="Placeholder Text"/>
    <w:basedOn w:val="DefaultParagraphFont"/>
    <w:uiPriority w:val="99"/>
    <w:semiHidden/>
    <w:rsid w:val="00334C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Net17</b:Tag>
    <b:SourceType>InternetSite</b:SourceType>
    <b:Guid>{5CDE78BB-F6B8-447A-95F8-59BA3C84BA0A}</b:Guid>
    <b:Title>Net Market Share</b:Title>
    <b:Year>2017</b:Year>
    <b:YearAccessed>2017</b:YearAccessed>
    <b:MonthAccessed>April</b:MonthAccessed>
    <b:URL>https://www.netmarketshare.com/</b:URL>
    <b:RefOrder>2</b:RefOrder>
  </b:Source>
  <b:Source>
    <b:Tag>W3C17</b:Tag>
    <b:SourceType>InternetSite</b:SourceType>
    <b:Guid>{406C056C-2992-423A-9851-F270467092F4}</b:Guid>
    <b:Title>W3 Counter</b:Title>
    <b:Year>2017</b:Year>
    <b:YearAccessed>2017</b:YearAccessed>
    <b:MonthAccessed>April</b:MonthAccessed>
    <b:URL>https://www.w3counter.com/globalstats.php</b:URL>
    <b:RefOrder>3</b:RefOrder>
  </b:Source>
  <b:Source>
    <b:Tag>Che16</b:Tag>
    <b:SourceType>JournalArticle</b:SourceType>
    <b:Guid>{FF1D8F80-EEEF-4B54-B129-CFA072A36DB9}</b:Guid>
    <b:Author>
      <b:Author>
        <b:NameList>
          <b:Person>
            <b:Last>Chen</b:Last>
            <b:First>D.L.</b:First>
          </b:Person>
          <b:Person>
            <b:Last>Schonger</b:Last>
            <b:First>M.</b:First>
          </b:Person>
          <b:Person>
            <b:Last>Wickens</b:Last>
            <b:First>C.</b:First>
          </b:Person>
        </b:NameList>
      </b:Author>
    </b:Author>
    <b:Title>oTree - An open-source platform for laboratory, online and field experiments.</b:Title>
    <b:Year>2016</b:Year>
    <b:JournalName>Journal of Behavioral and Experimental Finance</b:JournalName>
    <b:Pages>88-97</b:Pages>
    <b:Volume>9</b:Volume>
    <b:RefOrder>4</b:RefOrder>
  </b:Source>
  <b:Source>
    <b:Tag>oTr16</b:Tag>
    <b:SourceType>InternetSite</b:SourceType>
    <b:Guid>{195E96A5-2C7E-4AA1-A3FD-A575614440E0}</b:Guid>
    <b:Title>oTree Documentation</b:Title>
    <b:Year>2016</b:Year>
    <b:Author>
      <b:Author>
        <b:Corporate>oTree</b:Corporate>
      </b:Author>
    </b:Author>
    <b:YearAccessed>2016</b:YearAccessed>
    <b:MonthAccessed>April</b:MonthAccessed>
    <b:URL>http://otree.readthedocs.io/en/latest/</b:URL>
    <b:RefOrder>1</b:RefOrder>
  </b:Source>
</b:Sources>
</file>

<file path=customXml/itemProps1.xml><?xml version="1.0" encoding="utf-8"?>
<ds:datastoreItem xmlns:ds="http://schemas.openxmlformats.org/officeDocument/2006/customXml" ds:itemID="{6AEB2A80-C730-4B50-99FB-EC31859A3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9649</Words>
  <Characters>55000</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UWA BIOSECURITY GAME TESTING DOCUMENT</vt:lpstr>
    </vt:vector>
  </TitlesOfParts>
  <Company/>
  <LinksUpToDate>false</LinksUpToDate>
  <CharactersWithSpaces>64520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UWA BIOSECURITY GAME TESTING DOCUMENT</dc:title>
  <dc:subject/>
  <dc:creator>JOEL DUNSTAN</dc:creator>
  <cp:keywords/>
  <dc:description/>
  <cp:lastModifiedBy>Ben White</cp:lastModifiedBy>
  <cp:revision>3</cp:revision>
  <dcterms:created xsi:type="dcterms:W3CDTF">2017-11-07T03:21:00Z</dcterms:created>
  <dcterms:modified xsi:type="dcterms:W3CDTF">2017-11-07T03:24:00Z</dcterms:modified>
</cp:coreProperties>
</file>